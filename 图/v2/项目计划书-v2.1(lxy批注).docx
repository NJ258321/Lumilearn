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0328F8" w14:paraId="1278F65E" w14:textId="77777777">
        <w:trPr>
          <w:trHeight w:hRule="exact" w:val="567"/>
        </w:trPr>
        <w:tc>
          <w:tcPr>
            <w:tcW w:w="1384" w:type="dxa"/>
            <w:vMerge w:val="restart"/>
            <w:vAlign w:val="center"/>
          </w:tcPr>
          <w:p w14:paraId="23FDAD3F" w14:textId="77777777" w:rsidR="000328F8" w:rsidRDefault="00000000">
            <w:pPr>
              <w:spacing w:line="300" w:lineRule="auto"/>
              <w:rPr>
                <w:rFonts w:eastAsia="宋体" w:cs="Times New Roman"/>
                <w:color w:val="000000"/>
                <w:kern w:val="0"/>
                <w:sz w:val="20"/>
                <w:szCs w:val="20"/>
              </w:rPr>
            </w:pPr>
            <w:r>
              <w:rPr>
                <w:rFonts w:eastAsia="宋体" w:cs="Times New Roman"/>
                <w:b/>
                <w:noProof/>
                <w:color w:val="000000"/>
                <w:kern w:val="0"/>
                <w:sz w:val="20"/>
                <w:szCs w:val="20"/>
              </w:rPr>
              <w:drawing>
                <wp:inline distT="0" distB="0" distL="0" distR="0" wp14:anchorId="2145C425" wp14:editId="0C828EF2">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2042690D" w14:textId="77777777" w:rsidR="000328F8" w:rsidRDefault="00000000">
            <w:pPr>
              <w:spacing w:line="300" w:lineRule="auto"/>
              <w:rPr>
                <w:rFonts w:eastAsia="宋体" w:cs="Times New Roman"/>
                <w:b/>
                <w:color w:val="000000"/>
                <w:kern w:val="0"/>
                <w:sz w:val="24"/>
                <w:szCs w:val="20"/>
              </w:rPr>
            </w:pPr>
            <w:r>
              <w:rPr>
                <w:rFonts w:eastAsia="宋体" w:cs="Times New Roman" w:hint="eastAsia"/>
                <w:b/>
                <w:color w:val="000000"/>
                <w:kern w:val="0"/>
                <w:sz w:val="24"/>
                <w:szCs w:val="20"/>
              </w:rPr>
              <w:t>第十九届全国大学生软件创新大赛</w:t>
            </w:r>
          </w:p>
        </w:tc>
      </w:tr>
      <w:tr w:rsidR="000328F8" w14:paraId="6C623BDE" w14:textId="77777777">
        <w:trPr>
          <w:trHeight w:hRule="exact" w:val="567"/>
        </w:trPr>
        <w:tc>
          <w:tcPr>
            <w:tcW w:w="1384" w:type="dxa"/>
            <w:vMerge/>
          </w:tcPr>
          <w:p w14:paraId="70826B92" w14:textId="77777777" w:rsidR="000328F8" w:rsidRDefault="000328F8">
            <w:pPr>
              <w:spacing w:line="300" w:lineRule="auto"/>
              <w:ind w:firstLine="480"/>
              <w:rPr>
                <w:rFonts w:eastAsia="宋体" w:cs="Times New Roman"/>
                <w:b/>
                <w:color w:val="000000"/>
                <w:kern w:val="0"/>
                <w:sz w:val="20"/>
                <w:szCs w:val="20"/>
              </w:rPr>
            </w:pPr>
          </w:p>
        </w:tc>
        <w:tc>
          <w:tcPr>
            <w:tcW w:w="7144" w:type="dxa"/>
            <w:vAlign w:val="center"/>
          </w:tcPr>
          <w:p w14:paraId="67A10090" w14:textId="77777777" w:rsidR="000328F8" w:rsidRDefault="00000000">
            <w:pPr>
              <w:spacing w:line="300" w:lineRule="auto"/>
              <w:rPr>
                <w:rFonts w:eastAsia="宋体" w:cs="Times New Roman"/>
                <w:b/>
                <w:color w:val="000000"/>
                <w:kern w:val="0"/>
                <w:sz w:val="24"/>
                <w:szCs w:val="20"/>
              </w:rPr>
            </w:pPr>
            <w:r>
              <w:rPr>
                <w:rFonts w:eastAsia="宋体" w:cs="Times New Roman" w:hint="eastAsia"/>
                <w:b/>
                <w:color w:val="000000"/>
                <w:kern w:val="0"/>
                <w:sz w:val="24"/>
                <w:szCs w:val="20"/>
              </w:rPr>
              <w:t>文档</w:t>
            </w:r>
            <w:r>
              <w:rPr>
                <w:rFonts w:eastAsia="宋体" w:cs="Times New Roman"/>
                <w:b/>
                <w:color w:val="000000"/>
                <w:kern w:val="0"/>
                <w:sz w:val="24"/>
                <w:szCs w:val="20"/>
              </w:rPr>
              <w:t>编号：</w:t>
            </w:r>
            <w:r>
              <w:rPr>
                <w:rFonts w:eastAsia="宋体" w:cs="Times New Roman" w:hint="eastAsia"/>
                <w:b/>
                <w:color w:val="000000"/>
                <w:kern w:val="0"/>
                <w:sz w:val="24"/>
                <w:szCs w:val="20"/>
              </w:rPr>
              <w:t>SWC</w:t>
            </w:r>
            <w:r>
              <w:rPr>
                <w:rFonts w:eastAsia="宋体" w:cs="Times New Roman"/>
                <w:b/>
                <w:color w:val="000000"/>
                <w:kern w:val="0"/>
                <w:sz w:val="24"/>
                <w:szCs w:val="20"/>
              </w:rPr>
              <w:t>202</w:t>
            </w:r>
            <w:r>
              <w:rPr>
                <w:rFonts w:eastAsia="宋体" w:cs="Times New Roman" w:hint="eastAsia"/>
                <w:b/>
                <w:color w:val="000000"/>
                <w:kern w:val="0"/>
                <w:sz w:val="24"/>
                <w:szCs w:val="20"/>
              </w:rPr>
              <w:t>6</w:t>
            </w:r>
            <w:r>
              <w:rPr>
                <w:rFonts w:eastAsia="宋体" w:cs="Times New Roman"/>
                <w:b/>
                <w:color w:val="000000"/>
                <w:kern w:val="0"/>
                <w:sz w:val="24"/>
                <w:szCs w:val="20"/>
              </w:rPr>
              <w:t>-</w:t>
            </w:r>
            <w:r>
              <w:rPr>
                <w:rFonts w:eastAsia="宋体" w:cs="Times New Roman" w:hint="eastAsia"/>
                <w:b/>
                <w:color w:val="000000"/>
                <w:kern w:val="0"/>
                <w:sz w:val="24"/>
                <w:szCs w:val="20"/>
              </w:rPr>
              <w:t>JuicyChips</w:t>
            </w:r>
          </w:p>
        </w:tc>
      </w:tr>
    </w:tbl>
    <w:p w14:paraId="7B22AB61" w14:textId="77777777" w:rsidR="000328F8" w:rsidRDefault="000328F8">
      <w:pPr>
        <w:spacing w:line="300" w:lineRule="auto"/>
        <w:jc w:val="center"/>
        <w:rPr>
          <w:rFonts w:eastAsia="宋体"/>
          <w:b/>
          <w:color w:val="000000"/>
          <w:sz w:val="24"/>
        </w:rPr>
      </w:pPr>
    </w:p>
    <w:p w14:paraId="6964985A" w14:textId="77777777" w:rsidR="000328F8" w:rsidRDefault="00000000">
      <w:pPr>
        <w:spacing w:line="300" w:lineRule="auto"/>
        <w:jc w:val="center"/>
        <w:rPr>
          <w:rFonts w:eastAsia="宋体"/>
          <w:b/>
          <w:color w:val="000000"/>
          <w:sz w:val="24"/>
        </w:rPr>
      </w:pPr>
      <w:r>
        <w:rPr>
          <w:rFonts w:eastAsia="宋体" w:hint="eastAsia"/>
          <w:b/>
          <w:noProof/>
          <w:color w:val="000000"/>
          <w:sz w:val="24"/>
        </w:rPr>
        <w:drawing>
          <wp:inline distT="0" distB="0" distL="114300" distR="114300" wp14:anchorId="07B282AE" wp14:editId="664BF97E">
            <wp:extent cx="1713230" cy="1206500"/>
            <wp:effectExtent l="0" t="0" r="0" b="0"/>
            <wp:docPr id="3" name="图片 3" descr="生成无背景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生成无背景图标"/>
                    <pic:cNvPicPr>
                      <a:picLocks noChangeAspect="1"/>
                    </pic:cNvPicPr>
                  </pic:nvPicPr>
                  <pic:blipFill>
                    <a:blip r:embed="rId9"/>
                    <a:srcRect b="10308"/>
                    <a:stretch>
                      <a:fillRect/>
                    </a:stretch>
                  </pic:blipFill>
                  <pic:spPr>
                    <a:xfrm>
                      <a:off x="0" y="0"/>
                      <a:ext cx="1713230" cy="1206500"/>
                    </a:xfrm>
                    <a:prstGeom prst="rect">
                      <a:avLst/>
                    </a:prstGeom>
                  </pic:spPr>
                </pic:pic>
              </a:graphicData>
            </a:graphic>
          </wp:inline>
        </w:drawing>
      </w:r>
    </w:p>
    <w:p w14:paraId="789A09D6" w14:textId="77777777" w:rsidR="000328F8" w:rsidRDefault="000328F8">
      <w:pPr>
        <w:spacing w:line="300" w:lineRule="auto"/>
        <w:jc w:val="center"/>
        <w:rPr>
          <w:rFonts w:eastAsia="宋体"/>
          <w:b/>
          <w:color w:val="000000"/>
          <w:sz w:val="24"/>
        </w:rPr>
      </w:pPr>
    </w:p>
    <w:p w14:paraId="5B4889D0" w14:textId="77777777" w:rsidR="000328F8" w:rsidRDefault="000328F8">
      <w:pPr>
        <w:spacing w:line="300" w:lineRule="auto"/>
        <w:jc w:val="center"/>
        <w:rPr>
          <w:rFonts w:eastAsia="宋体"/>
          <w:b/>
          <w:color w:val="000000"/>
          <w:sz w:val="24"/>
        </w:rPr>
      </w:pPr>
    </w:p>
    <w:p w14:paraId="58AA8439" w14:textId="77777777" w:rsidR="000328F8" w:rsidRDefault="00000000">
      <w:pPr>
        <w:spacing w:line="300" w:lineRule="auto"/>
        <w:jc w:val="center"/>
        <w:rPr>
          <w:rFonts w:eastAsia="宋体"/>
          <w:b/>
          <w:color w:val="000000"/>
          <w:sz w:val="44"/>
          <w:szCs w:val="44"/>
        </w:rPr>
      </w:pPr>
      <w:r>
        <w:rPr>
          <w:rFonts w:eastAsia="宋体" w:hint="eastAsia"/>
          <w:b/>
          <w:color w:val="000000"/>
          <w:sz w:val="44"/>
          <w:szCs w:val="44"/>
        </w:rPr>
        <w:t>溯光智习</w:t>
      </w:r>
    </w:p>
    <w:p w14:paraId="785998CE" w14:textId="77777777" w:rsidR="000328F8" w:rsidRDefault="00000000">
      <w:pPr>
        <w:spacing w:line="300" w:lineRule="auto"/>
        <w:jc w:val="center"/>
        <w:rPr>
          <w:rFonts w:eastAsia="宋体"/>
          <w:b/>
          <w:color w:val="000000"/>
          <w:sz w:val="44"/>
          <w:szCs w:val="44"/>
        </w:rPr>
      </w:pPr>
      <w:r>
        <w:rPr>
          <w:rFonts w:eastAsia="宋体" w:hint="eastAsia"/>
          <w:b/>
          <w:color w:val="000000"/>
          <w:sz w:val="44"/>
          <w:szCs w:val="44"/>
        </w:rPr>
        <w:t>基于多模态的</w:t>
      </w:r>
      <w:r>
        <w:rPr>
          <w:rFonts w:eastAsia="宋体" w:hint="eastAsia"/>
          <w:b/>
          <w:color w:val="000000"/>
          <w:sz w:val="44"/>
          <w:szCs w:val="44"/>
        </w:rPr>
        <w:t>AI</w:t>
      </w:r>
      <w:r>
        <w:rPr>
          <w:rFonts w:eastAsia="宋体" w:hint="eastAsia"/>
          <w:b/>
          <w:color w:val="000000"/>
          <w:sz w:val="44"/>
          <w:szCs w:val="44"/>
        </w:rPr>
        <w:t>备考与复习智能助手</w:t>
      </w:r>
      <w:commentRangeStart w:id="0"/>
      <w:commentRangeEnd w:id="0"/>
      <w:r>
        <w:rPr>
          <w:rStyle w:val="aff4"/>
          <w:rFonts w:asciiTheme="minorHAnsi" w:hAnsiTheme="minorHAnsi"/>
        </w:rPr>
        <w:commentReference w:id="0"/>
      </w:r>
    </w:p>
    <w:p w14:paraId="6500B1C5" w14:textId="77777777" w:rsidR="000328F8" w:rsidRDefault="00000000">
      <w:pPr>
        <w:spacing w:line="300" w:lineRule="auto"/>
        <w:jc w:val="center"/>
        <w:rPr>
          <w:b/>
          <w:sz w:val="24"/>
        </w:rPr>
      </w:pPr>
      <w:r>
        <w:rPr>
          <w:b/>
          <w:sz w:val="24"/>
        </w:rPr>
        <w:t>LumiTrace AI</w:t>
      </w:r>
    </w:p>
    <w:p w14:paraId="04AFDA99" w14:textId="77777777" w:rsidR="000328F8" w:rsidRDefault="00000000">
      <w:pPr>
        <w:spacing w:line="300" w:lineRule="auto"/>
        <w:jc w:val="center"/>
        <w:rPr>
          <w:b/>
          <w:sz w:val="24"/>
        </w:rPr>
      </w:pPr>
      <w:commentRangeStart w:id="1"/>
      <w:commentRangeEnd w:id="1"/>
      <w:r>
        <w:rPr>
          <w:rStyle w:val="aff4"/>
          <w:rFonts w:asciiTheme="minorHAnsi" w:hAnsiTheme="minorHAnsi"/>
        </w:rPr>
        <w:commentReference w:id="1"/>
      </w:r>
      <w:r>
        <w:rPr>
          <w:b/>
          <w:sz w:val="24"/>
        </w:rPr>
        <w:t>Multimodal AI Companion for Exam Prep &amp; Review</w:t>
      </w:r>
    </w:p>
    <w:p w14:paraId="3C0EAABD" w14:textId="77777777" w:rsidR="000328F8" w:rsidRDefault="000328F8">
      <w:pPr>
        <w:spacing w:line="300" w:lineRule="auto"/>
        <w:jc w:val="center"/>
        <w:rPr>
          <w:b/>
        </w:rPr>
      </w:pPr>
    </w:p>
    <w:p w14:paraId="4E6338A8" w14:textId="77777777" w:rsidR="000328F8" w:rsidRDefault="00000000">
      <w:pPr>
        <w:spacing w:line="300" w:lineRule="auto"/>
        <w:jc w:val="center"/>
        <w:rPr>
          <w:rFonts w:ascii="黑体" w:eastAsia="黑体" w:hAnsi="黑体" w:hint="eastAsia"/>
          <w:b/>
          <w:color w:val="000000"/>
          <w:sz w:val="36"/>
          <w:szCs w:val="36"/>
        </w:rPr>
      </w:pPr>
      <w:r>
        <w:rPr>
          <w:rFonts w:ascii="黑体" w:eastAsia="黑体" w:hAnsi="黑体" w:hint="eastAsia"/>
          <w:b/>
          <w:color w:val="000000"/>
          <w:sz w:val="36"/>
          <w:szCs w:val="36"/>
        </w:rPr>
        <w:t>项目计划书</w:t>
      </w:r>
    </w:p>
    <w:p w14:paraId="27FDD6A8" w14:textId="77777777" w:rsidR="000328F8" w:rsidRDefault="00000000">
      <w:pPr>
        <w:spacing w:line="300" w:lineRule="auto"/>
        <w:jc w:val="center"/>
        <w:rPr>
          <w:b/>
          <w:sz w:val="24"/>
        </w:rPr>
      </w:pPr>
      <w:r>
        <w:rPr>
          <w:rFonts w:hint="eastAsia"/>
          <w:b/>
          <w:sz w:val="24"/>
        </w:rPr>
        <w:t>Version:</w:t>
      </w:r>
      <w:commentRangeStart w:id="2"/>
      <w:r>
        <w:rPr>
          <w:b/>
          <w:sz w:val="24"/>
        </w:rPr>
        <w:t>[</w:t>
      </w:r>
      <w:r>
        <w:rPr>
          <w:rFonts w:hint="eastAsia"/>
          <w:b/>
          <w:sz w:val="24"/>
        </w:rPr>
        <w:t>14</w:t>
      </w:r>
      <w:r>
        <w:rPr>
          <w:b/>
          <w:sz w:val="24"/>
        </w:rPr>
        <w:t>]</w:t>
      </w:r>
      <w:commentRangeEnd w:id="2"/>
      <w:r>
        <w:rPr>
          <w:rStyle w:val="aff4"/>
          <w:rFonts w:asciiTheme="minorHAnsi" w:hAnsiTheme="minorHAnsi"/>
        </w:rPr>
        <w:commentReference w:id="2"/>
      </w:r>
    </w:p>
    <w:p w14:paraId="0E6F433A" w14:textId="77777777" w:rsidR="000328F8" w:rsidRDefault="000328F8">
      <w:pPr>
        <w:spacing w:line="300" w:lineRule="auto"/>
        <w:jc w:val="center"/>
        <w:rPr>
          <w:rFonts w:eastAsia="宋体"/>
          <w:color w:val="000000"/>
        </w:rPr>
      </w:pPr>
    </w:p>
    <w:p w14:paraId="3D44B33E" w14:textId="77777777" w:rsidR="000328F8" w:rsidRDefault="000328F8">
      <w:pPr>
        <w:spacing w:line="300" w:lineRule="auto"/>
        <w:jc w:val="center"/>
        <w:rPr>
          <w:rFonts w:eastAsia="宋体"/>
          <w:color w:val="000000"/>
        </w:rPr>
      </w:pPr>
    </w:p>
    <w:p w14:paraId="62445CD8" w14:textId="77777777" w:rsidR="000328F8" w:rsidRDefault="00000000">
      <w:pPr>
        <w:spacing w:line="300" w:lineRule="auto"/>
        <w:jc w:val="center"/>
        <w:rPr>
          <w:b/>
          <w:sz w:val="24"/>
        </w:rPr>
      </w:pPr>
      <w:r>
        <w:rPr>
          <w:rFonts w:hint="eastAsia"/>
          <w:b/>
          <w:noProof/>
          <w:sz w:val="24"/>
        </w:rPr>
        <w:drawing>
          <wp:inline distT="0" distB="0" distL="114300" distR="114300" wp14:anchorId="0BAF3E07" wp14:editId="5CEB518E">
            <wp:extent cx="1701800" cy="1459865"/>
            <wp:effectExtent l="0" t="0" r="3175" b="6985"/>
            <wp:docPr id="4" name="图片 4" descr="生成无背景图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生成无背景图标 (1)"/>
                    <pic:cNvPicPr>
                      <a:picLocks noChangeAspect="1"/>
                    </pic:cNvPicPr>
                  </pic:nvPicPr>
                  <pic:blipFill>
                    <a:blip r:embed="rId13"/>
                    <a:srcRect t="5956" b="8247"/>
                    <a:stretch>
                      <a:fillRect/>
                    </a:stretch>
                  </pic:blipFill>
                  <pic:spPr>
                    <a:xfrm>
                      <a:off x="0" y="0"/>
                      <a:ext cx="1701800" cy="1459865"/>
                    </a:xfrm>
                    <a:prstGeom prst="rect">
                      <a:avLst/>
                    </a:prstGeom>
                  </pic:spPr>
                </pic:pic>
              </a:graphicData>
            </a:graphic>
          </wp:inline>
        </w:drawing>
      </w:r>
    </w:p>
    <w:p w14:paraId="2348C771" w14:textId="77777777" w:rsidR="000328F8" w:rsidRDefault="000328F8">
      <w:pPr>
        <w:spacing w:line="300" w:lineRule="auto"/>
        <w:jc w:val="center"/>
        <w:rPr>
          <w:b/>
          <w:sz w:val="24"/>
        </w:rPr>
      </w:pPr>
    </w:p>
    <w:p w14:paraId="48102151" w14:textId="77777777" w:rsidR="000328F8" w:rsidRDefault="00000000">
      <w:pPr>
        <w:spacing w:line="300" w:lineRule="auto"/>
        <w:jc w:val="center"/>
        <w:rPr>
          <w:b/>
          <w:sz w:val="24"/>
        </w:rPr>
      </w:pPr>
      <w:commentRangeStart w:id="3"/>
      <w:r>
        <w:rPr>
          <w:rFonts w:hint="eastAsia"/>
          <w:b/>
          <w:sz w:val="24"/>
        </w:rPr>
        <w:t>多汁薯片</w:t>
      </w:r>
      <w:commentRangeEnd w:id="3"/>
      <w:r>
        <w:rPr>
          <w:rStyle w:val="aff4"/>
          <w:rFonts w:asciiTheme="minorHAnsi" w:hAnsiTheme="minorHAnsi"/>
        </w:rPr>
        <w:commentReference w:id="3"/>
      </w:r>
    </w:p>
    <w:p w14:paraId="1F4E0FB0" w14:textId="77777777" w:rsidR="000328F8" w:rsidRDefault="000328F8">
      <w:pPr>
        <w:spacing w:line="300" w:lineRule="auto"/>
        <w:jc w:val="center"/>
        <w:rPr>
          <w:b/>
          <w:sz w:val="24"/>
        </w:rPr>
      </w:pPr>
    </w:p>
    <w:p w14:paraId="2C59796A" w14:textId="77777777" w:rsidR="000328F8" w:rsidRDefault="000328F8">
      <w:pPr>
        <w:spacing w:line="300" w:lineRule="auto"/>
        <w:jc w:val="center"/>
        <w:rPr>
          <w:rFonts w:eastAsia="宋体"/>
          <w:color w:val="000000"/>
        </w:rPr>
      </w:pPr>
    </w:p>
    <w:p w14:paraId="2C6D6CAC" w14:textId="77777777" w:rsidR="000328F8" w:rsidRDefault="00000000">
      <w:pPr>
        <w:spacing w:line="300" w:lineRule="auto"/>
        <w:jc w:val="center"/>
        <w:rPr>
          <w:rFonts w:eastAsia="宋体"/>
          <w:b/>
          <w:color w:val="000000"/>
          <w:sz w:val="24"/>
        </w:rPr>
      </w:pPr>
      <w:commentRangeStart w:id="4"/>
      <w:r>
        <w:rPr>
          <w:rFonts w:eastAsia="宋体" w:hint="eastAsia"/>
          <w:b/>
          <w:color w:val="000000"/>
          <w:sz w:val="24"/>
        </w:rPr>
        <w:t>2026-01-20</w:t>
      </w:r>
      <w:commentRangeEnd w:id="4"/>
      <w:r>
        <w:rPr>
          <w:rStyle w:val="aff4"/>
          <w:rFonts w:asciiTheme="minorHAnsi" w:hAnsiTheme="minorHAnsi"/>
        </w:rPr>
        <w:commentReference w:id="4"/>
      </w:r>
    </w:p>
    <w:p w14:paraId="0F64E2F9" w14:textId="77777777" w:rsidR="000328F8" w:rsidRDefault="000328F8">
      <w:pPr>
        <w:spacing w:line="300" w:lineRule="auto"/>
        <w:jc w:val="center"/>
        <w:rPr>
          <w:b/>
          <w:sz w:val="24"/>
        </w:rPr>
      </w:pPr>
    </w:p>
    <w:p w14:paraId="5C216230" w14:textId="77777777" w:rsidR="000328F8" w:rsidRDefault="00000000">
      <w:pPr>
        <w:spacing w:line="300" w:lineRule="auto"/>
        <w:jc w:val="center"/>
        <w:rPr>
          <w:b/>
          <w:sz w:val="24"/>
        </w:rPr>
      </w:pPr>
      <w:r>
        <w:rPr>
          <w:b/>
          <w:sz w:val="24"/>
        </w:rPr>
        <w:t>All Rights Reserved</w:t>
      </w:r>
    </w:p>
    <w:p w14:paraId="286C8B8A" w14:textId="77777777" w:rsidR="000328F8" w:rsidRDefault="000328F8">
      <w:pPr>
        <w:spacing w:line="300" w:lineRule="auto"/>
        <w:jc w:val="center"/>
        <w:rPr>
          <w:b/>
          <w:sz w:val="24"/>
        </w:rPr>
        <w:sectPr w:rsidR="000328F8">
          <w:headerReference w:type="even" r:id="rId14"/>
          <w:headerReference w:type="default" r:id="rId15"/>
          <w:footerReference w:type="even" r:id="rId16"/>
          <w:footerReference w:type="default" r:id="rId17"/>
          <w:pgSz w:w="11906" w:h="16838"/>
          <w:pgMar w:top="1440" w:right="1797" w:bottom="1440" w:left="1797" w:header="851" w:footer="992" w:gutter="0"/>
          <w:pgNumType w:fmt="upperRoman" w:start="1"/>
          <w:cols w:space="425"/>
          <w:titlePg/>
          <w:docGrid w:type="lines" w:linePitch="312"/>
        </w:sectPr>
      </w:pPr>
    </w:p>
    <w:p w14:paraId="718EB1C3" w14:textId="77777777" w:rsidR="000328F8" w:rsidRDefault="00000000">
      <w:pPr>
        <w:pStyle w:val="210"/>
        <w:spacing w:afterLines="50" w:after="156" w:line="300" w:lineRule="auto"/>
        <w:rPr>
          <w:rFonts w:ascii="黑体" w:eastAsia="黑体" w:hAnsi="黑体" w:hint="eastAsia"/>
          <w:color w:val="000000"/>
          <w:sz w:val="36"/>
        </w:rPr>
      </w:pPr>
      <w:commentRangeStart w:id="5"/>
      <w:r>
        <w:rPr>
          <w:rFonts w:ascii="黑体" w:eastAsia="黑体" w:hAnsi="黑体" w:hint="eastAsia"/>
          <w:color w:val="000000"/>
          <w:sz w:val="36"/>
        </w:rPr>
        <w:lastRenderedPageBreak/>
        <w:t>目录</w:t>
      </w:r>
      <w:commentRangeEnd w:id="5"/>
      <w:r>
        <w:rPr>
          <w:rStyle w:val="aff4"/>
          <w:rFonts w:asciiTheme="minorHAnsi" w:hAnsiTheme="minorHAnsi"/>
          <w:b w:val="0"/>
        </w:rPr>
        <w:commentReference w:id="5"/>
      </w:r>
    </w:p>
    <w:p w14:paraId="1017BB40" w14:textId="77777777" w:rsidR="000328F8" w:rsidRDefault="00000000">
      <w:pPr>
        <w:pStyle w:val="TOC1"/>
        <w:tabs>
          <w:tab w:val="right" w:leader="dot" w:pos="8312"/>
        </w:tabs>
      </w:pPr>
      <w:r>
        <w:rPr>
          <w:color w:val="000000"/>
        </w:rPr>
        <w:fldChar w:fldCharType="begin"/>
      </w:r>
      <w:r>
        <w:rPr>
          <w:rFonts w:hint="eastAsia"/>
          <w:color w:val="000000"/>
        </w:rPr>
        <w:instrText>TOC\o"1-3"\h\z\u</w:instrText>
      </w:r>
      <w:r>
        <w:rPr>
          <w:color w:val="000000"/>
        </w:rPr>
        <w:fldChar w:fldCharType="separate"/>
      </w:r>
      <w:hyperlink w:anchor="_Toc31367" w:history="1">
        <w:r>
          <w:rPr>
            <w:rFonts w:cs="Times New Roman"/>
          </w:rPr>
          <w:t xml:space="preserve">1 </w:t>
        </w:r>
        <w:r>
          <w:rPr>
            <w:rFonts w:hint="eastAsia"/>
          </w:rPr>
          <w:t>项目概述</w:t>
        </w:r>
        <w:r>
          <w:tab/>
        </w:r>
        <w:r>
          <w:fldChar w:fldCharType="begin"/>
        </w:r>
        <w:r>
          <w:instrText xml:space="preserve"> PAGEREF _Toc31367 \h </w:instrText>
        </w:r>
        <w:r>
          <w:fldChar w:fldCharType="separate"/>
        </w:r>
        <w:r>
          <w:t>1</w:t>
        </w:r>
        <w:r>
          <w:fldChar w:fldCharType="end"/>
        </w:r>
      </w:hyperlink>
    </w:p>
    <w:p w14:paraId="641E3D80" w14:textId="77777777" w:rsidR="000328F8" w:rsidRDefault="00000000">
      <w:pPr>
        <w:pStyle w:val="TOC2"/>
        <w:tabs>
          <w:tab w:val="right" w:leader="dot" w:pos="8312"/>
        </w:tabs>
      </w:pPr>
      <w:hyperlink w:anchor="_Toc21823" w:history="1">
        <w:r>
          <w:rPr>
            <w:rFonts w:cs="Times New Roman"/>
            <w:bCs w:val="0"/>
          </w:rPr>
          <w:t xml:space="preserve">1.1 </w:t>
        </w:r>
        <w:r>
          <w:rPr>
            <w:rFonts w:hint="eastAsia"/>
          </w:rPr>
          <w:t>项目背景</w:t>
        </w:r>
        <w:r>
          <w:tab/>
        </w:r>
        <w:r>
          <w:fldChar w:fldCharType="begin"/>
        </w:r>
        <w:r>
          <w:instrText xml:space="preserve"> PAGEREF _Toc21823 \h </w:instrText>
        </w:r>
        <w:r>
          <w:fldChar w:fldCharType="separate"/>
        </w:r>
        <w:r>
          <w:t>1</w:t>
        </w:r>
        <w:r>
          <w:fldChar w:fldCharType="end"/>
        </w:r>
      </w:hyperlink>
    </w:p>
    <w:p w14:paraId="6FDA0C97" w14:textId="77777777" w:rsidR="000328F8" w:rsidRDefault="00000000">
      <w:pPr>
        <w:pStyle w:val="TOC3"/>
        <w:tabs>
          <w:tab w:val="right" w:leader="dot" w:pos="8312"/>
        </w:tabs>
      </w:pPr>
      <w:hyperlink w:anchor="_Toc5629" w:history="1">
        <w:r>
          <w:rPr>
            <w:rFonts w:cs="Times New Roman"/>
          </w:rPr>
          <w:t xml:space="preserve">1.1.1 </w:t>
        </w:r>
        <w:r>
          <w:rPr>
            <w:rFonts w:hint="eastAsia"/>
          </w:rPr>
          <w:t>核心问题与现象</w:t>
        </w:r>
        <w:r>
          <w:tab/>
        </w:r>
        <w:r>
          <w:fldChar w:fldCharType="begin"/>
        </w:r>
        <w:r>
          <w:instrText xml:space="preserve"> PAGEREF _Toc5629 \h </w:instrText>
        </w:r>
        <w:r>
          <w:fldChar w:fldCharType="separate"/>
        </w:r>
        <w:r>
          <w:t>1</w:t>
        </w:r>
        <w:r>
          <w:fldChar w:fldCharType="end"/>
        </w:r>
      </w:hyperlink>
    </w:p>
    <w:p w14:paraId="1A58234D" w14:textId="77777777" w:rsidR="000328F8" w:rsidRDefault="00000000">
      <w:pPr>
        <w:pStyle w:val="TOC3"/>
        <w:tabs>
          <w:tab w:val="right" w:leader="dot" w:pos="8312"/>
        </w:tabs>
      </w:pPr>
      <w:hyperlink w:anchor="_Toc30337" w:history="1">
        <w:r>
          <w:rPr>
            <w:rFonts w:cs="Times New Roman"/>
          </w:rPr>
          <w:t xml:space="preserve">1.1.2 </w:t>
        </w:r>
        <w:r>
          <w:rPr>
            <w:rFonts w:hint="eastAsia"/>
          </w:rPr>
          <w:t>用户画像与市场</w:t>
        </w:r>
        <w:r>
          <w:tab/>
        </w:r>
        <w:r>
          <w:fldChar w:fldCharType="begin"/>
        </w:r>
        <w:r>
          <w:instrText xml:space="preserve"> PAGEREF _Toc30337 \h </w:instrText>
        </w:r>
        <w:r>
          <w:fldChar w:fldCharType="separate"/>
        </w:r>
        <w:r>
          <w:t>3</w:t>
        </w:r>
        <w:r>
          <w:fldChar w:fldCharType="end"/>
        </w:r>
      </w:hyperlink>
    </w:p>
    <w:p w14:paraId="4B51BFD9" w14:textId="77777777" w:rsidR="000328F8" w:rsidRDefault="00000000">
      <w:pPr>
        <w:pStyle w:val="TOC3"/>
        <w:tabs>
          <w:tab w:val="right" w:leader="dot" w:pos="8312"/>
        </w:tabs>
      </w:pPr>
      <w:hyperlink w:anchor="_Toc27760" w:history="1">
        <w:r>
          <w:rPr>
            <w:rFonts w:cs="Times New Roman"/>
          </w:rPr>
          <w:t xml:space="preserve">1.1.3 </w:t>
        </w:r>
        <w:r>
          <w:rPr>
            <w:rFonts w:hint="eastAsia"/>
          </w:rPr>
          <w:t>商业价值与竞品分析</w:t>
        </w:r>
        <w:r>
          <w:tab/>
        </w:r>
        <w:r>
          <w:fldChar w:fldCharType="begin"/>
        </w:r>
        <w:r>
          <w:instrText xml:space="preserve"> PAGEREF _Toc27760 \h </w:instrText>
        </w:r>
        <w:r>
          <w:fldChar w:fldCharType="separate"/>
        </w:r>
        <w:r>
          <w:t>5</w:t>
        </w:r>
        <w:r>
          <w:fldChar w:fldCharType="end"/>
        </w:r>
      </w:hyperlink>
    </w:p>
    <w:p w14:paraId="3E7C2EC3" w14:textId="77777777" w:rsidR="000328F8" w:rsidRDefault="00000000">
      <w:pPr>
        <w:pStyle w:val="TOC2"/>
        <w:tabs>
          <w:tab w:val="right" w:leader="dot" w:pos="8312"/>
        </w:tabs>
      </w:pPr>
      <w:hyperlink w:anchor="_Toc1313" w:history="1">
        <w:r>
          <w:rPr>
            <w:rFonts w:cs="Times New Roman"/>
            <w:bCs w:val="0"/>
          </w:rPr>
          <w:t xml:space="preserve">1.2 </w:t>
        </w:r>
        <w:r>
          <w:rPr>
            <w:rFonts w:hint="eastAsia"/>
          </w:rPr>
          <w:t>项目内容</w:t>
        </w:r>
        <w:r>
          <w:tab/>
        </w:r>
        <w:r>
          <w:fldChar w:fldCharType="begin"/>
        </w:r>
        <w:r>
          <w:instrText xml:space="preserve"> PAGEREF _Toc1313 \h </w:instrText>
        </w:r>
        <w:r>
          <w:fldChar w:fldCharType="separate"/>
        </w:r>
        <w:r>
          <w:t>9</w:t>
        </w:r>
        <w:r>
          <w:fldChar w:fldCharType="end"/>
        </w:r>
      </w:hyperlink>
    </w:p>
    <w:p w14:paraId="24DCBEED" w14:textId="77777777" w:rsidR="000328F8" w:rsidRDefault="00000000">
      <w:pPr>
        <w:pStyle w:val="TOC3"/>
        <w:tabs>
          <w:tab w:val="right" w:leader="dot" w:pos="8312"/>
        </w:tabs>
      </w:pPr>
      <w:hyperlink w:anchor="_Toc18627" w:history="1">
        <w:r>
          <w:rPr>
            <w:rFonts w:cs="Times New Roman"/>
          </w:rPr>
          <w:t xml:space="preserve">1.2.1 </w:t>
        </w:r>
        <w:r>
          <w:t>应用场景分析</w:t>
        </w:r>
        <w:r>
          <w:tab/>
        </w:r>
        <w:r>
          <w:fldChar w:fldCharType="begin"/>
        </w:r>
        <w:r>
          <w:instrText xml:space="preserve"> PAGEREF _Toc18627 \h </w:instrText>
        </w:r>
        <w:r>
          <w:fldChar w:fldCharType="separate"/>
        </w:r>
        <w:r>
          <w:t>9</w:t>
        </w:r>
        <w:r>
          <w:fldChar w:fldCharType="end"/>
        </w:r>
      </w:hyperlink>
    </w:p>
    <w:p w14:paraId="68D7D545" w14:textId="77777777" w:rsidR="000328F8" w:rsidRDefault="00000000">
      <w:pPr>
        <w:pStyle w:val="TOC3"/>
        <w:tabs>
          <w:tab w:val="right" w:leader="dot" w:pos="8312"/>
        </w:tabs>
      </w:pPr>
      <w:hyperlink w:anchor="_Toc7464" w:history="1">
        <w:r>
          <w:rPr>
            <w:rFonts w:cs="Times New Roman"/>
          </w:rPr>
          <w:t xml:space="preserve">1.2.2 </w:t>
        </w:r>
        <w:r>
          <w:t>目标人群定位</w:t>
        </w:r>
        <w:r>
          <w:tab/>
        </w:r>
        <w:r>
          <w:fldChar w:fldCharType="begin"/>
        </w:r>
        <w:r>
          <w:instrText xml:space="preserve"> PAGEREF _Toc7464 \h </w:instrText>
        </w:r>
        <w:r>
          <w:fldChar w:fldCharType="separate"/>
        </w:r>
        <w:r>
          <w:t>10</w:t>
        </w:r>
        <w:r>
          <w:fldChar w:fldCharType="end"/>
        </w:r>
      </w:hyperlink>
    </w:p>
    <w:p w14:paraId="63266D87" w14:textId="77777777" w:rsidR="000328F8" w:rsidRDefault="00000000">
      <w:pPr>
        <w:pStyle w:val="TOC3"/>
        <w:tabs>
          <w:tab w:val="right" w:leader="dot" w:pos="8312"/>
        </w:tabs>
      </w:pPr>
      <w:hyperlink w:anchor="_Toc10443" w:history="1">
        <w:r>
          <w:rPr>
            <w:rFonts w:cs="Times New Roman"/>
          </w:rPr>
          <w:t xml:space="preserve">1.2.3 </w:t>
        </w:r>
        <w:r>
          <w:t>项目总体目标</w:t>
        </w:r>
        <w:r>
          <w:tab/>
        </w:r>
        <w:r>
          <w:fldChar w:fldCharType="begin"/>
        </w:r>
        <w:r>
          <w:instrText xml:space="preserve"> PAGEREF _Toc10443 \h </w:instrText>
        </w:r>
        <w:r>
          <w:fldChar w:fldCharType="separate"/>
        </w:r>
        <w:r>
          <w:t>11</w:t>
        </w:r>
        <w:r>
          <w:fldChar w:fldCharType="end"/>
        </w:r>
      </w:hyperlink>
    </w:p>
    <w:p w14:paraId="683E6703" w14:textId="77777777" w:rsidR="000328F8" w:rsidRDefault="00000000">
      <w:pPr>
        <w:pStyle w:val="TOC3"/>
        <w:tabs>
          <w:tab w:val="right" w:leader="dot" w:pos="8312"/>
        </w:tabs>
      </w:pPr>
      <w:hyperlink w:anchor="_Toc30556" w:history="1">
        <w:r>
          <w:rPr>
            <w:rFonts w:cs="Times New Roman"/>
          </w:rPr>
          <w:t xml:space="preserve">1.2.4 </w:t>
        </w:r>
        <w:r>
          <w:t>核心功能设计</w:t>
        </w:r>
        <w:r>
          <w:tab/>
        </w:r>
        <w:r>
          <w:fldChar w:fldCharType="begin"/>
        </w:r>
        <w:r>
          <w:instrText xml:space="preserve"> PAGEREF _Toc30556 \h </w:instrText>
        </w:r>
        <w:r>
          <w:fldChar w:fldCharType="separate"/>
        </w:r>
        <w:r>
          <w:t>12</w:t>
        </w:r>
        <w:r>
          <w:fldChar w:fldCharType="end"/>
        </w:r>
      </w:hyperlink>
    </w:p>
    <w:p w14:paraId="3F51FC6E" w14:textId="77777777" w:rsidR="000328F8" w:rsidRDefault="00000000">
      <w:pPr>
        <w:pStyle w:val="TOC3"/>
        <w:tabs>
          <w:tab w:val="right" w:leader="dot" w:pos="8312"/>
        </w:tabs>
      </w:pPr>
      <w:hyperlink w:anchor="_Toc21356" w:history="1">
        <w:r>
          <w:rPr>
            <w:rFonts w:cs="Times New Roman"/>
          </w:rPr>
          <w:t xml:space="preserve">1.2.5 </w:t>
        </w:r>
        <w:r>
          <w:t>数据集与数据来源说明</w:t>
        </w:r>
        <w:r>
          <w:tab/>
        </w:r>
        <w:r>
          <w:fldChar w:fldCharType="begin"/>
        </w:r>
        <w:r>
          <w:instrText xml:space="preserve"> PAGEREF _Toc21356 \h </w:instrText>
        </w:r>
        <w:r>
          <w:fldChar w:fldCharType="separate"/>
        </w:r>
        <w:r>
          <w:t>13</w:t>
        </w:r>
        <w:r>
          <w:fldChar w:fldCharType="end"/>
        </w:r>
      </w:hyperlink>
    </w:p>
    <w:p w14:paraId="130E42EB" w14:textId="77777777" w:rsidR="000328F8" w:rsidRDefault="00000000">
      <w:pPr>
        <w:pStyle w:val="TOC2"/>
        <w:tabs>
          <w:tab w:val="right" w:leader="dot" w:pos="8312"/>
        </w:tabs>
      </w:pPr>
      <w:hyperlink w:anchor="_Toc21345" w:history="1">
        <w:r>
          <w:rPr>
            <w:rFonts w:cs="Times New Roman"/>
            <w:bCs w:val="0"/>
          </w:rPr>
          <w:t xml:space="preserve">1.3 </w:t>
        </w:r>
        <w:r>
          <w:rPr>
            <w:rFonts w:hint="eastAsia"/>
          </w:rPr>
          <w:t>创新点</w:t>
        </w:r>
        <w:r>
          <w:tab/>
        </w:r>
        <w:r>
          <w:fldChar w:fldCharType="begin"/>
        </w:r>
        <w:r>
          <w:instrText xml:space="preserve"> PAGEREF _Toc21345 \h </w:instrText>
        </w:r>
        <w:r>
          <w:fldChar w:fldCharType="separate"/>
        </w:r>
        <w:r>
          <w:t>14</w:t>
        </w:r>
        <w:r>
          <w:fldChar w:fldCharType="end"/>
        </w:r>
      </w:hyperlink>
    </w:p>
    <w:p w14:paraId="18E9981D" w14:textId="77777777" w:rsidR="000328F8" w:rsidRDefault="00000000">
      <w:pPr>
        <w:pStyle w:val="TOC3"/>
        <w:tabs>
          <w:tab w:val="right" w:leader="dot" w:pos="8312"/>
        </w:tabs>
      </w:pPr>
      <w:hyperlink w:anchor="_Toc5318" w:history="1">
        <w:r>
          <w:rPr>
            <w:rFonts w:cs="Times New Roman"/>
          </w:rPr>
          <w:t xml:space="preserve">1.3.1 </w:t>
        </w:r>
        <w:r>
          <w:rPr>
            <w:rFonts w:hint="eastAsia"/>
          </w:rPr>
          <w:t>技术创新点</w:t>
        </w:r>
        <w:r>
          <w:tab/>
        </w:r>
        <w:r>
          <w:fldChar w:fldCharType="begin"/>
        </w:r>
        <w:r>
          <w:instrText xml:space="preserve"> PAGEREF _Toc5318 \h </w:instrText>
        </w:r>
        <w:r>
          <w:fldChar w:fldCharType="separate"/>
        </w:r>
        <w:r>
          <w:t>14</w:t>
        </w:r>
        <w:r>
          <w:fldChar w:fldCharType="end"/>
        </w:r>
      </w:hyperlink>
    </w:p>
    <w:p w14:paraId="1817DFFD" w14:textId="77777777" w:rsidR="000328F8" w:rsidRDefault="00000000">
      <w:pPr>
        <w:pStyle w:val="TOC3"/>
        <w:tabs>
          <w:tab w:val="right" w:leader="dot" w:pos="8312"/>
        </w:tabs>
      </w:pPr>
      <w:hyperlink w:anchor="_Toc21431" w:history="1">
        <w:r>
          <w:rPr>
            <w:rFonts w:cs="Times New Roman"/>
          </w:rPr>
          <w:t xml:space="preserve">1.3.2 </w:t>
        </w:r>
        <w:r>
          <w:rPr>
            <w:rFonts w:hint="eastAsia"/>
          </w:rPr>
          <w:t>功能创新点</w:t>
        </w:r>
        <w:r>
          <w:tab/>
        </w:r>
        <w:r>
          <w:fldChar w:fldCharType="begin"/>
        </w:r>
        <w:r>
          <w:instrText xml:space="preserve"> PAGEREF _Toc21431 \h </w:instrText>
        </w:r>
        <w:r>
          <w:fldChar w:fldCharType="separate"/>
        </w:r>
        <w:r>
          <w:t>14</w:t>
        </w:r>
        <w:r>
          <w:fldChar w:fldCharType="end"/>
        </w:r>
      </w:hyperlink>
    </w:p>
    <w:p w14:paraId="5E8272D7" w14:textId="77777777" w:rsidR="000328F8" w:rsidRDefault="00000000">
      <w:pPr>
        <w:pStyle w:val="TOC3"/>
        <w:tabs>
          <w:tab w:val="right" w:leader="dot" w:pos="8312"/>
        </w:tabs>
      </w:pPr>
      <w:hyperlink w:anchor="_Toc30897" w:history="1">
        <w:r>
          <w:rPr>
            <w:rFonts w:cs="Times New Roman"/>
          </w:rPr>
          <w:t xml:space="preserve">1.3.3 </w:t>
        </w:r>
        <w:r>
          <w:rPr>
            <w:rFonts w:hint="eastAsia"/>
          </w:rPr>
          <w:t>其他创新点</w:t>
        </w:r>
        <w:r>
          <w:tab/>
        </w:r>
        <w:r>
          <w:fldChar w:fldCharType="begin"/>
        </w:r>
        <w:r>
          <w:instrText xml:space="preserve"> PAGEREF _Toc30897 \h </w:instrText>
        </w:r>
        <w:r>
          <w:fldChar w:fldCharType="separate"/>
        </w:r>
        <w:r>
          <w:t>14</w:t>
        </w:r>
        <w:r>
          <w:fldChar w:fldCharType="end"/>
        </w:r>
      </w:hyperlink>
    </w:p>
    <w:p w14:paraId="7D0B4532" w14:textId="77777777" w:rsidR="000328F8" w:rsidRDefault="00000000">
      <w:pPr>
        <w:pStyle w:val="TOC1"/>
        <w:tabs>
          <w:tab w:val="right" w:leader="dot" w:pos="8312"/>
        </w:tabs>
      </w:pPr>
      <w:hyperlink w:anchor="_Toc25293" w:history="1">
        <w:r>
          <w:rPr>
            <w:rFonts w:cs="Times New Roman"/>
          </w:rPr>
          <w:t xml:space="preserve">2 </w:t>
        </w:r>
        <w:r>
          <w:rPr>
            <w:rFonts w:hint="eastAsia"/>
          </w:rPr>
          <w:t>技术方案</w:t>
        </w:r>
        <w:r>
          <w:tab/>
        </w:r>
        <w:r>
          <w:fldChar w:fldCharType="begin"/>
        </w:r>
        <w:r>
          <w:instrText xml:space="preserve"> PAGEREF _Toc25293 \h </w:instrText>
        </w:r>
        <w:r>
          <w:fldChar w:fldCharType="separate"/>
        </w:r>
        <w:r>
          <w:t>15</w:t>
        </w:r>
        <w:r>
          <w:fldChar w:fldCharType="end"/>
        </w:r>
      </w:hyperlink>
    </w:p>
    <w:p w14:paraId="0BD45A52" w14:textId="77777777" w:rsidR="000328F8" w:rsidRDefault="00000000">
      <w:pPr>
        <w:pStyle w:val="TOC2"/>
        <w:tabs>
          <w:tab w:val="right" w:leader="dot" w:pos="8312"/>
        </w:tabs>
      </w:pPr>
      <w:hyperlink w:anchor="_Toc24078" w:history="1">
        <w:r>
          <w:rPr>
            <w:rFonts w:cs="Times New Roman"/>
            <w:bCs w:val="0"/>
          </w:rPr>
          <w:t xml:space="preserve">2.1 </w:t>
        </w:r>
        <w:r>
          <w:rPr>
            <w:rFonts w:hint="eastAsia"/>
          </w:rPr>
          <w:t>总体架构</w:t>
        </w:r>
        <w:r>
          <w:tab/>
        </w:r>
        <w:r>
          <w:fldChar w:fldCharType="begin"/>
        </w:r>
        <w:r>
          <w:instrText xml:space="preserve"> PAGEREF _Toc24078 \h </w:instrText>
        </w:r>
        <w:r>
          <w:fldChar w:fldCharType="separate"/>
        </w:r>
        <w:r>
          <w:t>15</w:t>
        </w:r>
        <w:r>
          <w:fldChar w:fldCharType="end"/>
        </w:r>
      </w:hyperlink>
    </w:p>
    <w:p w14:paraId="0D8F1C82" w14:textId="77777777" w:rsidR="000328F8" w:rsidRDefault="00000000">
      <w:pPr>
        <w:pStyle w:val="TOC3"/>
        <w:tabs>
          <w:tab w:val="right" w:leader="dot" w:pos="8312"/>
        </w:tabs>
      </w:pPr>
      <w:hyperlink w:anchor="_Toc12671" w:history="1">
        <w:r>
          <w:rPr>
            <w:rFonts w:cs="Times New Roman" w:hint="eastAsia"/>
          </w:rPr>
          <w:t xml:space="preserve">2.1.1 </w:t>
        </w:r>
        <w:r>
          <w:rPr>
            <w:rFonts w:hint="eastAsia"/>
          </w:rPr>
          <w:t>端侧架构设计</w:t>
        </w:r>
        <w:r>
          <w:tab/>
        </w:r>
        <w:r>
          <w:fldChar w:fldCharType="begin"/>
        </w:r>
        <w:r>
          <w:instrText xml:space="preserve"> PAGEREF _Toc12671 \h </w:instrText>
        </w:r>
        <w:r>
          <w:fldChar w:fldCharType="separate"/>
        </w:r>
        <w:r>
          <w:t>15</w:t>
        </w:r>
        <w:r>
          <w:fldChar w:fldCharType="end"/>
        </w:r>
      </w:hyperlink>
    </w:p>
    <w:p w14:paraId="5735C6E9" w14:textId="77777777" w:rsidR="000328F8" w:rsidRDefault="00000000">
      <w:pPr>
        <w:pStyle w:val="TOC3"/>
        <w:tabs>
          <w:tab w:val="right" w:leader="dot" w:pos="8312"/>
        </w:tabs>
      </w:pPr>
      <w:hyperlink w:anchor="_Toc20926" w:history="1">
        <w:r>
          <w:rPr>
            <w:rFonts w:cs="Times New Roman"/>
          </w:rPr>
          <w:t xml:space="preserve">2.1.2 </w:t>
        </w:r>
        <w:r>
          <w:rPr>
            <w:rFonts w:hint="eastAsia"/>
          </w:rPr>
          <w:t>传输层架构设计</w:t>
        </w:r>
        <w:r>
          <w:tab/>
        </w:r>
        <w:r>
          <w:fldChar w:fldCharType="begin"/>
        </w:r>
        <w:r>
          <w:instrText xml:space="preserve"> PAGEREF _Toc20926 \h </w:instrText>
        </w:r>
        <w:r>
          <w:fldChar w:fldCharType="separate"/>
        </w:r>
        <w:r>
          <w:t>16</w:t>
        </w:r>
        <w:r>
          <w:fldChar w:fldCharType="end"/>
        </w:r>
      </w:hyperlink>
    </w:p>
    <w:p w14:paraId="260E31DE" w14:textId="77777777" w:rsidR="000328F8" w:rsidRDefault="00000000">
      <w:pPr>
        <w:pStyle w:val="TOC3"/>
        <w:tabs>
          <w:tab w:val="right" w:leader="dot" w:pos="8312"/>
        </w:tabs>
      </w:pPr>
      <w:hyperlink w:anchor="_Toc8892" w:history="1">
        <w:r>
          <w:rPr>
            <w:rFonts w:cs="Times New Roman"/>
          </w:rPr>
          <w:t xml:space="preserve">2.1.3 </w:t>
        </w:r>
        <w:r>
          <w:rPr>
            <w:rFonts w:hint="eastAsia"/>
          </w:rPr>
          <w:t>云端架构设计</w:t>
        </w:r>
        <w:r>
          <w:tab/>
        </w:r>
        <w:r>
          <w:fldChar w:fldCharType="begin"/>
        </w:r>
        <w:r>
          <w:instrText xml:space="preserve"> PAGEREF _Toc8892 \h </w:instrText>
        </w:r>
        <w:r>
          <w:fldChar w:fldCharType="separate"/>
        </w:r>
        <w:r>
          <w:t>16</w:t>
        </w:r>
        <w:r>
          <w:fldChar w:fldCharType="end"/>
        </w:r>
      </w:hyperlink>
    </w:p>
    <w:p w14:paraId="55D08730" w14:textId="77777777" w:rsidR="000328F8" w:rsidRDefault="00000000">
      <w:pPr>
        <w:pStyle w:val="TOC3"/>
        <w:tabs>
          <w:tab w:val="right" w:leader="dot" w:pos="8312"/>
        </w:tabs>
      </w:pPr>
      <w:hyperlink w:anchor="_Toc22080" w:history="1">
        <w:r>
          <w:rPr>
            <w:rFonts w:cs="Times New Roman"/>
          </w:rPr>
          <w:t xml:space="preserve">2.1.4 </w:t>
        </w:r>
        <w:r>
          <w:rPr>
            <w:rFonts w:hint="eastAsia"/>
          </w:rPr>
          <w:t>架构整体协同与扩展性说明</w:t>
        </w:r>
        <w:r>
          <w:tab/>
        </w:r>
        <w:r>
          <w:fldChar w:fldCharType="begin"/>
        </w:r>
        <w:r>
          <w:instrText xml:space="preserve"> PAGEREF _Toc22080 \h </w:instrText>
        </w:r>
        <w:r>
          <w:fldChar w:fldCharType="separate"/>
        </w:r>
        <w:r>
          <w:t>16</w:t>
        </w:r>
        <w:r>
          <w:fldChar w:fldCharType="end"/>
        </w:r>
      </w:hyperlink>
    </w:p>
    <w:p w14:paraId="5F535798" w14:textId="77777777" w:rsidR="000328F8" w:rsidRDefault="00000000">
      <w:pPr>
        <w:pStyle w:val="TOC2"/>
        <w:tabs>
          <w:tab w:val="right" w:leader="dot" w:pos="8312"/>
        </w:tabs>
      </w:pPr>
      <w:hyperlink w:anchor="_Toc21801" w:history="1">
        <w:r>
          <w:rPr>
            <w:rFonts w:cs="Times New Roman"/>
            <w:bCs w:val="0"/>
          </w:rPr>
          <w:t xml:space="preserve">2.2 </w:t>
        </w:r>
        <w:r>
          <w:rPr>
            <w:rFonts w:hint="eastAsia"/>
          </w:rPr>
          <w:t>功能详述</w:t>
        </w:r>
        <w:r>
          <w:tab/>
        </w:r>
        <w:r>
          <w:fldChar w:fldCharType="begin"/>
        </w:r>
        <w:r>
          <w:instrText xml:space="preserve"> PAGEREF _Toc21801 \h </w:instrText>
        </w:r>
        <w:r>
          <w:fldChar w:fldCharType="separate"/>
        </w:r>
        <w:r>
          <w:t>17</w:t>
        </w:r>
        <w:r>
          <w:fldChar w:fldCharType="end"/>
        </w:r>
      </w:hyperlink>
    </w:p>
    <w:p w14:paraId="764F8BCE" w14:textId="77777777" w:rsidR="000328F8" w:rsidRDefault="00000000">
      <w:pPr>
        <w:pStyle w:val="TOC3"/>
        <w:tabs>
          <w:tab w:val="right" w:leader="dot" w:pos="8312"/>
        </w:tabs>
      </w:pPr>
      <w:hyperlink w:anchor="_Toc9536" w:history="1">
        <w:r>
          <w:rPr>
            <w:rFonts w:cs="Times New Roman"/>
          </w:rPr>
          <w:t xml:space="preserve">2.2.1 </w:t>
        </w:r>
        <w:r>
          <w:rPr>
            <w:rFonts w:hint="eastAsia"/>
          </w:rPr>
          <w:t>模块一：</w:t>
        </w:r>
        <w:r>
          <w:t>全维伴随式采集</w:t>
        </w:r>
        <w:r>
          <w:tab/>
        </w:r>
        <w:r>
          <w:fldChar w:fldCharType="begin"/>
        </w:r>
        <w:r>
          <w:instrText xml:space="preserve"> PAGEREF _Toc9536 \h </w:instrText>
        </w:r>
        <w:r>
          <w:fldChar w:fldCharType="separate"/>
        </w:r>
        <w:r>
          <w:t>17</w:t>
        </w:r>
        <w:r>
          <w:fldChar w:fldCharType="end"/>
        </w:r>
      </w:hyperlink>
    </w:p>
    <w:p w14:paraId="16400090" w14:textId="77777777" w:rsidR="000328F8" w:rsidRDefault="00000000">
      <w:pPr>
        <w:pStyle w:val="TOC3"/>
        <w:tabs>
          <w:tab w:val="right" w:leader="dot" w:pos="8312"/>
        </w:tabs>
      </w:pPr>
      <w:hyperlink w:anchor="_Toc17139" w:history="1">
        <w:r>
          <w:rPr>
            <w:rFonts w:cs="Times New Roman"/>
          </w:rPr>
          <w:t xml:space="preserve">2.2.2 </w:t>
        </w:r>
        <w:r>
          <w:rPr>
            <w:rFonts w:hint="eastAsia"/>
          </w:rPr>
          <w:t>模块二：</w:t>
        </w:r>
        <w:r>
          <w:t>沉浸式复习</w:t>
        </w:r>
        <w:r>
          <w:rPr>
            <w:rFonts w:hint="eastAsia"/>
          </w:rPr>
          <w:t>模块</w:t>
        </w:r>
        <w:r>
          <w:tab/>
        </w:r>
        <w:r>
          <w:fldChar w:fldCharType="begin"/>
        </w:r>
        <w:r>
          <w:instrText xml:space="preserve"> PAGEREF _Toc17139 \h </w:instrText>
        </w:r>
        <w:r>
          <w:fldChar w:fldCharType="separate"/>
        </w:r>
        <w:r>
          <w:t>18</w:t>
        </w:r>
        <w:r>
          <w:fldChar w:fldCharType="end"/>
        </w:r>
      </w:hyperlink>
    </w:p>
    <w:p w14:paraId="2F02E5A7" w14:textId="77777777" w:rsidR="000328F8" w:rsidRDefault="00000000">
      <w:pPr>
        <w:pStyle w:val="TOC3"/>
        <w:tabs>
          <w:tab w:val="right" w:leader="dot" w:pos="8312"/>
        </w:tabs>
      </w:pPr>
      <w:hyperlink w:anchor="_Toc8865" w:history="1">
        <w:r>
          <w:rPr>
            <w:rFonts w:cs="Times New Roman"/>
          </w:rPr>
          <w:t xml:space="preserve">2.2.3 </w:t>
        </w:r>
        <w:r>
          <w:rPr>
            <w:rFonts w:hint="eastAsia"/>
          </w:rPr>
          <w:t>模块三：</w:t>
        </w:r>
        <w:r>
          <w:t>助学智能体</w:t>
        </w:r>
        <w:r>
          <w:rPr>
            <w:rFonts w:hint="eastAsia"/>
          </w:rPr>
          <w:t>模块</w:t>
        </w:r>
        <w:r>
          <w:tab/>
        </w:r>
        <w:r>
          <w:fldChar w:fldCharType="begin"/>
        </w:r>
        <w:r>
          <w:instrText xml:space="preserve"> PAGEREF _Toc8865 \h </w:instrText>
        </w:r>
        <w:r>
          <w:fldChar w:fldCharType="separate"/>
        </w:r>
        <w:r>
          <w:t>19</w:t>
        </w:r>
        <w:r>
          <w:fldChar w:fldCharType="end"/>
        </w:r>
      </w:hyperlink>
    </w:p>
    <w:p w14:paraId="29BE1B3D" w14:textId="77777777" w:rsidR="000328F8" w:rsidRDefault="00000000">
      <w:pPr>
        <w:pStyle w:val="TOC3"/>
        <w:tabs>
          <w:tab w:val="right" w:leader="dot" w:pos="8312"/>
        </w:tabs>
      </w:pPr>
      <w:hyperlink w:anchor="_Toc28984" w:history="1">
        <w:r>
          <w:rPr>
            <w:rFonts w:cs="Times New Roman"/>
          </w:rPr>
          <w:t xml:space="preserve">2.2.4 </w:t>
        </w:r>
        <w:r>
          <w:rPr>
            <w:rFonts w:hint="eastAsia"/>
          </w:rPr>
          <w:t>模块四：</w:t>
        </w:r>
        <w:r>
          <w:t>闭环</w:t>
        </w:r>
        <w:r>
          <w:rPr>
            <w:rFonts w:hint="eastAsia"/>
          </w:rPr>
          <w:t>总结</w:t>
        </w:r>
        <w:r>
          <w:t>与</w:t>
        </w:r>
        <w:r>
          <w:rPr>
            <w:rFonts w:hint="eastAsia"/>
          </w:rPr>
          <w:t>演练</w:t>
        </w:r>
        <w:r>
          <w:tab/>
        </w:r>
        <w:r>
          <w:fldChar w:fldCharType="begin"/>
        </w:r>
        <w:r>
          <w:instrText xml:space="preserve"> PAGEREF _Toc28984 \h </w:instrText>
        </w:r>
        <w:r>
          <w:fldChar w:fldCharType="separate"/>
        </w:r>
        <w:r>
          <w:t>20</w:t>
        </w:r>
        <w:r>
          <w:fldChar w:fldCharType="end"/>
        </w:r>
      </w:hyperlink>
    </w:p>
    <w:p w14:paraId="7F497425" w14:textId="77777777" w:rsidR="000328F8" w:rsidRDefault="00000000">
      <w:pPr>
        <w:pStyle w:val="TOC3"/>
        <w:tabs>
          <w:tab w:val="right" w:leader="dot" w:pos="8312"/>
        </w:tabs>
      </w:pPr>
      <w:hyperlink w:anchor="_Toc13504" w:history="1">
        <w:r>
          <w:rPr>
            <w:rFonts w:cs="Times New Roman"/>
          </w:rPr>
          <w:t xml:space="preserve">2.2.5 </w:t>
        </w:r>
        <w:r>
          <w:rPr>
            <w:rFonts w:hint="eastAsia"/>
          </w:rPr>
          <w:t>模块五：</w:t>
        </w:r>
        <w:r>
          <w:t>智能备考规划</w:t>
        </w:r>
        <w:r>
          <w:tab/>
        </w:r>
        <w:r>
          <w:fldChar w:fldCharType="begin"/>
        </w:r>
        <w:r>
          <w:instrText xml:space="preserve"> PAGEREF _Toc13504 \h </w:instrText>
        </w:r>
        <w:r>
          <w:fldChar w:fldCharType="separate"/>
        </w:r>
        <w:r>
          <w:t>22</w:t>
        </w:r>
        <w:r>
          <w:fldChar w:fldCharType="end"/>
        </w:r>
      </w:hyperlink>
    </w:p>
    <w:p w14:paraId="5409FD18" w14:textId="77777777" w:rsidR="000328F8" w:rsidRDefault="00000000">
      <w:pPr>
        <w:pStyle w:val="TOC2"/>
        <w:tabs>
          <w:tab w:val="right" w:leader="dot" w:pos="8312"/>
        </w:tabs>
      </w:pPr>
      <w:hyperlink w:anchor="_Toc13229" w:history="1">
        <w:r>
          <w:rPr>
            <w:rFonts w:cs="Times New Roman"/>
            <w:bCs w:val="0"/>
          </w:rPr>
          <w:t xml:space="preserve">2.3 </w:t>
        </w:r>
        <w:r>
          <w:rPr>
            <w:rFonts w:hint="eastAsia"/>
          </w:rPr>
          <w:t>关键技术</w:t>
        </w:r>
        <w:r>
          <w:tab/>
        </w:r>
        <w:r>
          <w:fldChar w:fldCharType="begin"/>
        </w:r>
        <w:r>
          <w:instrText xml:space="preserve"> PAGEREF _Toc13229 \h </w:instrText>
        </w:r>
        <w:r>
          <w:fldChar w:fldCharType="separate"/>
        </w:r>
        <w:r>
          <w:t>23</w:t>
        </w:r>
        <w:r>
          <w:fldChar w:fldCharType="end"/>
        </w:r>
      </w:hyperlink>
    </w:p>
    <w:p w14:paraId="7BCCEBE3" w14:textId="77777777" w:rsidR="000328F8" w:rsidRDefault="00000000">
      <w:pPr>
        <w:pStyle w:val="TOC3"/>
        <w:tabs>
          <w:tab w:val="right" w:leader="dot" w:pos="8312"/>
        </w:tabs>
      </w:pPr>
      <w:hyperlink w:anchor="_Toc5134" w:history="1">
        <w:r>
          <w:rPr>
            <w:rFonts w:cs="Times New Roman"/>
          </w:rPr>
          <w:t xml:space="preserve">2.3.1 </w:t>
        </w:r>
        <w:r>
          <w:rPr>
            <w:rFonts w:hint="eastAsia"/>
          </w:rPr>
          <w:t>面向课堂场景的语义事件分割与多模态时间锚点构建方法</w:t>
        </w:r>
        <w:r>
          <w:tab/>
        </w:r>
        <w:r>
          <w:fldChar w:fldCharType="begin"/>
        </w:r>
        <w:r>
          <w:instrText xml:space="preserve"> PAGEREF _Toc5134 \h </w:instrText>
        </w:r>
        <w:r>
          <w:fldChar w:fldCharType="separate"/>
        </w:r>
        <w:r>
          <w:t>24</w:t>
        </w:r>
        <w:r>
          <w:fldChar w:fldCharType="end"/>
        </w:r>
      </w:hyperlink>
    </w:p>
    <w:p w14:paraId="225A0C61" w14:textId="77777777" w:rsidR="000328F8" w:rsidRDefault="00000000">
      <w:pPr>
        <w:pStyle w:val="TOC3"/>
        <w:tabs>
          <w:tab w:val="right" w:leader="dot" w:pos="8312"/>
        </w:tabs>
      </w:pPr>
      <w:hyperlink w:anchor="_Toc28258" w:history="1">
        <w:r>
          <w:rPr>
            <w:rFonts w:cs="Times New Roman"/>
          </w:rPr>
          <w:t xml:space="preserve">2.3.2 </w:t>
        </w:r>
        <w:r>
          <w:rPr>
            <w:rFonts w:hint="eastAsia"/>
          </w:rPr>
          <w:t>约束驱动的增量式知识图谱构建</w:t>
        </w:r>
        <w:r>
          <w:tab/>
        </w:r>
        <w:r>
          <w:fldChar w:fldCharType="begin"/>
        </w:r>
        <w:r>
          <w:instrText xml:space="preserve"> PAGEREF _Toc28258 \h </w:instrText>
        </w:r>
        <w:r>
          <w:fldChar w:fldCharType="separate"/>
        </w:r>
        <w:r>
          <w:t>25</w:t>
        </w:r>
        <w:r>
          <w:fldChar w:fldCharType="end"/>
        </w:r>
      </w:hyperlink>
    </w:p>
    <w:p w14:paraId="2E834A48" w14:textId="77777777" w:rsidR="000328F8" w:rsidRDefault="00000000">
      <w:pPr>
        <w:pStyle w:val="TOC3"/>
        <w:tabs>
          <w:tab w:val="right" w:leader="dot" w:pos="8312"/>
        </w:tabs>
      </w:pPr>
      <w:hyperlink w:anchor="_Toc29743" w:history="1">
        <w:r>
          <w:rPr>
            <w:rFonts w:cs="Times New Roman"/>
          </w:rPr>
          <w:t xml:space="preserve">2.3.3 </w:t>
        </w:r>
        <w:r>
          <w:rPr>
            <w:rFonts w:hint="eastAsia"/>
          </w:rPr>
          <w:t>基于用户模式的认知状态建模与薄弱点识别</w:t>
        </w:r>
        <w:r>
          <w:tab/>
        </w:r>
        <w:r>
          <w:fldChar w:fldCharType="begin"/>
        </w:r>
        <w:r>
          <w:instrText xml:space="preserve"> PAGEREF _Toc29743 \h </w:instrText>
        </w:r>
        <w:r>
          <w:fldChar w:fldCharType="separate"/>
        </w:r>
        <w:r>
          <w:t>26</w:t>
        </w:r>
        <w:r>
          <w:fldChar w:fldCharType="end"/>
        </w:r>
      </w:hyperlink>
    </w:p>
    <w:p w14:paraId="4CEC6348" w14:textId="77777777" w:rsidR="000328F8" w:rsidRDefault="00000000">
      <w:pPr>
        <w:pStyle w:val="TOC3"/>
        <w:tabs>
          <w:tab w:val="right" w:leader="dot" w:pos="8312"/>
        </w:tabs>
      </w:pPr>
      <w:hyperlink w:anchor="_Toc20191" w:history="1">
        <w:r>
          <w:rPr>
            <w:rFonts w:hint="eastAsia"/>
          </w:rPr>
          <w:t xml:space="preserve">2.3.4 </w:t>
        </w:r>
        <w:r>
          <w:t>知识图谱驱动的智能组卷与题目生成技术</w:t>
        </w:r>
        <w:r>
          <w:tab/>
        </w:r>
        <w:r>
          <w:fldChar w:fldCharType="begin"/>
        </w:r>
        <w:r>
          <w:instrText xml:space="preserve"> PAGEREF _Toc20191 \h </w:instrText>
        </w:r>
        <w:r>
          <w:fldChar w:fldCharType="separate"/>
        </w:r>
        <w:r>
          <w:t>27</w:t>
        </w:r>
        <w:r>
          <w:fldChar w:fldCharType="end"/>
        </w:r>
      </w:hyperlink>
    </w:p>
    <w:p w14:paraId="61765FA5" w14:textId="77777777" w:rsidR="000328F8" w:rsidRDefault="00000000">
      <w:pPr>
        <w:pStyle w:val="TOC3"/>
        <w:tabs>
          <w:tab w:val="right" w:leader="dot" w:pos="8312"/>
        </w:tabs>
      </w:pPr>
      <w:hyperlink w:anchor="_Toc15158" w:history="1">
        <w:r>
          <w:rPr>
            <w:rFonts w:hint="eastAsia"/>
          </w:rPr>
          <w:t>2.3.5</w:t>
        </w:r>
        <w:r>
          <w:rPr>
            <w:rFonts w:hint="eastAsia"/>
          </w:rPr>
          <w:t>考试目标驱动的多约束学习路径规划方法</w:t>
        </w:r>
        <w:r>
          <w:tab/>
        </w:r>
        <w:r>
          <w:fldChar w:fldCharType="begin"/>
        </w:r>
        <w:r>
          <w:instrText xml:space="preserve"> PAGEREF _Toc15158 \h </w:instrText>
        </w:r>
        <w:r>
          <w:fldChar w:fldCharType="separate"/>
        </w:r>
        <w:r>
          <w:t>28</w:t>
        </w:r>
        <w:r>
          <w:fldChar w:fldCharType="end"/>
        </w:r>
      </w:hyperlink>
    </w:p>
    <w:p w14:paraId="1EA1963C" w14:textId="77777777" w:rsidR="000328F8" w:rsidRDefault="00000000">
      <w:pPr>
        <w:pStyle w:val="TOC2"/>
        <w:tabs>
          <w:tab w:val="right" w:leader="dot" w:pos="8312"/>
        </w:tabs>
      </w:pPr>
      <w:hyperlink w:anchor="_Toc32494" w:history="1">
        <w:r>
          <w:rPr>
            <w:rFonts w:cs="Times New Roman"/>
            <w:bCs w:val="0"/>
          </w:rPr>
          <w:t xml:space="preserve">2.4 </w:t>
        </w:r>
        <w:r>
          <w:rPr>
            <w:rFonts w:hint="eastAsia"/>
          </w:rPr>
          <w:t>其他相关技术</w:t>
        </w:r>
        <w:r>
          <w:tab/>
        </w:r>
        <w:r>
          <w:fldChar w:fldCharType="begin"/>
        </w:r>
        <w:r>
          <w:instrText xml:space="preserve"> PAGEREF _Toc32494 \h </w:instrText>
        </w:r>
        <w:r>
          <w:fldChar w:fldCharType="separate"/>
        </w:r>
        <w:r>
          <w:t>29</w:t>
        </w:r>
        <w:r>
          <w:fldChar w:fldCharType="end"/>
        </w:r>
      </w:hyperlink>
    </w:p>
    <w:p w14:paraId="3E1EAB82" w14:textId="77777777" w:rsidR="000328F8" w:rsidRDefault="00000000">
      <w:pPr>
        <w:pStyle w:val="TOC3"/>
        <w:tabs>
          <w:tab w:val="right" w:leader="dot" w:pos="8312"/>
        </w:tabs>
      </w:pPr>
      <w:hyperlink w:anchor="_Toc24514" w:history="1">
        <w:r>
          <w:rPr>
            <w:rFonts w:cs="Times New Roman" w:hint="eastAsia"/>
          </w:rPr>
          <w:t xml:space="preserve">2.4.1 </w:t>
        </w:r>
        <w:r>
          <w:rPr>
            <w:rFonts w:hint="eastAsia"/>
          </w:rPr>
          <w:t>面向学习场景的交互式界面设计技术</w:t>
        </w:r>
        <w:r>
          <w:tab/>
        </w:r>
        <w:r>
          <w:fldChar w:fldCharType="begin"/>
        </w:r>
        <w:r>
          <w:instrText xml:space="preserve"> PAGEREF _Toc24514 \h </w:instrText>
        </w:r>
        <w:r>
          <w:fldChar w:fldCharType="separate"/>
        </w:r>
        <w:r>
          <w:t>30</w:t>
        </w:r>
        <w:r>
          <w:fldChar w:fldCharType="end"/>
        </w:r>
      </w:hyperlink>
    </w:p>
    <w:p w14:paraId="3A867D15" w14:textId="77777777" w:rsidR="000328F8" w:rsidRDefault="00000000">
      <w:pPr>
        <w:pStyle w:val="TOC3"/>
        <w:tabs>
          <w:tab w:val="right" w:leader="dot" w:pos="8312"/>
        </w:tabs>
      </w:pPr>
      <w:hyperlink w:anchor="_Toc9920" w:history="1">
        <w:r>
          <w:rPr>
            <w:rFonts w:cs="Times New Roman"/>
          </w:rPr>
          <w:t xml:space="preserve">2.4.2 </w:t>
        </w:r>
        <w:r>
          <w:rPr>
            <w:rFonts w:hint="eastAsia"/>
          </w:rPr>
          <w:t>多类型数据库协同的数据管理技术</w:t>
        </w:r>
        <w:r>
          <w:tab/>
        </w:r>
        <w:r>
          <w:fldChar w:fldCharType="begin"/>
        </w:r>
        <w:r>
          <w:instrText xml:space="preserve"> PAGEREF _Toc9920 \h </w:instrText>
        </w:r>
        <w:r>
          <w:fldChar w:fldCharType="separate"/>
        </w:r>
        <w:r>
          <w:t>30</w:t>
        </w:r>
        <w:r>
          <w:fldChar w:fldCharType="end"/>
        </w:r>
      </w:hyperlink>
    </w:p>
    <w:p w14:paraId="15377B67" w14:textId="77777777" w:rsidR="000328F8" w:rsidRDefault="00000000">
      <w:pPr>
        <w:pStyle w:val="TOC3"/>
        <w:tabs>
          <w:tab w:val="right" w:leader="dot" w:pos="8312"/>
        </w:tabs>
      </w:pPr>
      <w:hyperlink w:anchor="_Toc3334" w:history="1">
        <w:r>
          <w:rPr>
            <w:rFonts w:cs="Times New Roman" w:hint="eastAsia"/>
          </w:rPr>
          <w:t xml:space="preserve">2.4.3 </w:t>
        </w:r>
        <w:r>
          <w:rPr>
            <w:rFonts w:hint="eastAsia"/>
          </w:rPr>
          <w:t>端到云协同的系统部署与运行方案</w:t>
        </w:r>
        <w:r>
          <w:tab/>
        </w:r>
        <w:r>
          <w:fldChar w:fldCharType="begin"/>
        </w:r>
        <w:r>
          <w:instrText xml:space="preserve"> PAGEREF _Toc3334 \h </w:instrText>
        </w:r>
        <w:r>
          <w:fldChar w:fldCharType="separate"/>
        </w:r>
        <w:r>
          <w:t>31</w:t>
        </w:r>
        <w:r>
          <w:fldChar w:fldCharType="end"/>
        </w:r>
      </w:hyperlink>
    </w:p>
    <w:p w14:paraId="03C47438" w14:textId="77777777" w:rsidR="000328F8" w:rsidRDefault="00000000">
      <w:pPr>
        <w:pStyle w:val="TOC3"/>
        <w:tabs>
          <w:tab w:val="right" w:leader="dot" w:pos="8312"/>
        </w:tabs>
      </w:pPr>
      <w:hyperlink w:anchor="_Toc352" w:history="1">
        <w:r>
          <w:rPr>
            <w:rFonts w:cs="Times New Roman"/>
          </w:rPr>
          <w:t xml:space="preserve">2.4.4 </w:t>
        </w:r>
        <w:r>
          <w:rPr>
            <w:rFonts w:hint="eastAsia"/>
          </w:rPr>
          <w:t>系统安全与隐私保护相关技术</w:t>
        </w:r>
        <w:r>
          <w:tab/>
        </w:r>
        <w:r>
          <w:fldChar w:fldCharType="begin"/>
        </w:r>
        <w:r>
          <w:instrText xml:space="preserve"> PAGEREF _Toc352 \h </w:instrText>
        </w:r>
        <w:r>
          <w:fldChar w:fldCharType="separate"/>
        </w:r>
        <w:r>
          <w:t>32</w:t>
        </w:r>
        <w:r>
          <w:fldChar w:fldCharType="end"/>
        </w:r>
      </w:hyperlink>
    </w:p>
    <w:p w14:paraId="47EE10E0" w14:textId="77777777" w:rsidR="000328F8" w:rsidRDefault="00000000">
      <w:pPr>
        <w:pStyle w:val="TOC1"/>
        <w:tabs>
          <w:tab w:val="right" w:leader="dot" w:pos="8312"/>
        </w:tabs>
      </w:pPr>
      <w:hyperlink w:anchor="_Toc25600" w:history="1">
        <w:r>
          <w:rPr>
            <w:rFonts w:cs="Times New Roman"/>
          </w:rPr>
          <w:t xml:space="preserve">3 </w:t>
        </w:r>
        <w:r>
          <w:rPr>
            <w:rFonts w:hint="eastAsia"/>
          </w:rPr>
          <w:t>项目计划</w:t>
        </w:r>
        <w:r>
          <w:tab/>
        </w:r>
        <w:r>
          <w:fldChar w:fldCharType="begin"/>
        </w:r>
        <w:r>
          <w:instrText xml:space="preserve"> PAGEREF _Toc25600 \h </w:instrText>
        </w:r>
        <w:r>
          <w:fldChar w:fldCharType="separate"/>
        </w:r>
        <w:r>
          <w:t>33</w:t>
        </w:r>
        <w:r>
          <w:fldChar w:fldCharType="end"/>
        </w:r>
      </w:hyperlink>
    </w:p>
    <w:p w14:paraId="20CF670C" w14:textId="77777777" w:rsidR="000328F8" w:rsidRDefault="00000000">
      <w:pPr>
        <w:pStyle w:val="TOC2"/>
        <w:tabs>
          <w:tab w:val="right" w:leader="dot" w:pos="8312"/>
        </w:tabs>
      </w:pPr>
      <w:hyperlink w:anchor="_Toc7561" w:history="1">
        <w:r>
          <w:rPr>
            <w:rFonts w:cs="Times New Roman"/>
            <w:bCs w:val="0"/>
          </w:rPr>
          <w:t xml:space="preserve">3.1 </w:t>
        </w:r>
        <w:r>
          <w:rPr>
            <w:rFonts w:hint="eastAsia"/>
          </w:rPr>
          <w:t>可行性分析</w:t>
        </w:r>
        <w:r>
          <w:tab/>
        </w:r>
        <w:r>
          <w:fldChar w:fldCharType="begin"/>
        </w:r>
        <w:r>
          <w:instrText xml:space="preserve"> PAGEREF _Toc7561 \h </w:instrText>
        </w:r>
        <w:r>
          <w:fldChar w:fldCharType="separate"/>
        </w:r>
        <w:r>
          <w:t>33</w:t>
        </w:r>
        <w:r>
          <w:fldChar w:fldCharType="end"/>
        </w:r>
      </w:hyperlink>
    </w:p>
    <w:p w14:paraId="679E82AB" w14:textId="77777777" w:rsidR="000328F8" w:rsidRDefault="00000000">
      <w:pPr>
        <w:pStyle w:val="TOC3"/>
        <w:tabs>
          <w:tab w:val="right" w:leader="dot" w:pos="8312"/>
        </w:tabs>
      </w:pPr>
      <w:hyperlink w:anchor="_Toc11109" w:history="1">
        <w:r>
          <w:rPr>
            <w:rFonts w:cs="Times New Roman"/>
          </w:rPr>
          <w:t xml:space="preserve">3.1.1 </w:t>
        </w:r>
        <w:r>
          <w:rPr>
            <w:rFonts w:hint="eastAsia"/>
          </w:rPr>
          <w:t>技术可行性分析</w:t>
        </w:r>
        <w:r>
          <w:tab/>
        </w:r>
        <w:r>
          <w:fldChar w:fldCharType="begin"/>
        </w:r>
        <w:r>
          <w:instrText xml:space="preserve"> PAGEREF _Toc11109 \h </w:instrText>
        </w:r>
        <w:r>
          <w:fldChar w:fldCharType="separate"/>
        </w:r>
        <w:r>
          <w:t>33</w:t>
        </w:r>
        <w:r>
          <w:fldChar w:fldCharType="end"/>
        </w:r>
      </w:hyperlink>
    </w:p>
    <w:p w14:paraId="5E7115B9" w14:textId="77777777" w:rsidR="000328F8" w:rsidRDefault="00000000">
      <w:pPr>
        <w:pStyle w:val="TOC3"/>
        <w:tabs>
          <w:tab w:val="right" w:leader="dot" w:pos="8312"/>
        </w:tabs>
      </w:pPr>
      <w:hyperlink w:anchor="_Toc30296" w:history="1">
        <w:r>
          <w:rPr>
            <w:rFonts w:cs="Times New Roman"/>
          </w:rPr>
          <w:t xml:space="preserve">3.1.2 </w:t>
        </w:r>
        <w:r>
          <w:rPr>
            <w:rFonts w:hint="eastAsia"/>
          </w:rPr>
          <w:t>资源可行性分析</w:t>
        </w:r>
        <w:r>
          <w:tab/>
        </w:r>
        <w:r>
          <w:fldChar w:fldCharType="begin"/>
        </w:r>
        <w:r>
          <w:instrText xml:space="preserve"> PAGEREF _Toc30296 \h </w:instrText>
        </w:r>
        <w:r>
          <w:fldChar w:fldCharType="separate"/>
        </w:r>
        <w:r>
          <w:t>39</w:t>
        </w:r>
        <w:r>
          <w:fldChar w:fldCharType="end"/>
        </w:r>
      </w:hyperlink>
    </w:p>
    <w:p w14:paraId="381FB696" w14:textId="77777777" w:rsidR="000328F8" w:rsidRDefault="00000000">
      <w:pPr>
        <w:pStyle w:val="TOC3"/>
        <w:tabs>
          <w:tab w:val="right" w:leader="dot" w:pos="8312"/>
        </w:tabs>
      </w:pPr>
      <w:hyperlink w:anchor="_Toc3097" w:history="1">
        <w:r>
          <w:rPr>
            <w:rFonts w:cs="Times New Roman"/>
          </w:rPr>
          <w:t xml:space="preserve">3.1.3 </w:t>
        </w:r>
        <w:r>
          <w:rPr>
            <w:rFonts w:hint="eastAsia"/>
          </w:rPr>
          <w:t>市场可行性分析</w:t>
        </w:r>
        <w:r>
          <w:tab/>
        </w:r>
        <w:r>
          <w:fldChar w:fldCharType="begin"/>
        </w:r>
        <w:r>
          <w:instrText xml:space="preserve"> PAGEREF _Toc3097 \h </w:instrText>
        </w:r>
        <w:r>
          <w:fldChar w:fldCharType="separate"/>
        </w:r>
        <w:r>
          <w:t>40</w:t>
        </w:r>
        <w:r>
          <w:fldChar w:fldCharType="end"/>
        </w:r>
      </w:hyperlink>
    </w:p>
    <w:p w14:paraId="6475078F" w14:textId="77777777" w:rsidR="000328F8" w:rsidRDefault="00000000">
      <w:pPr>
        <w:pStyle w:val="TOC2"/>
        <w:tabs>
          <w:tab w:val="right" w:leader="dot" w:pos="8312"/>
        </w:tabs>
      </w:pPr>
      <w:hyperlink w:anchor="_Toc10873" w:history="1">
        <w:r>
          <w:rPr>
            <w:rFonts w:cs="Times New Roman"/>
            <w:bCs w:val="0"/>
          </w:rPr>
          <w:t xml:space="preserve">3.2 </w:t>
        </w:r>
        <w:r>
          <w:rPr>
            <w:rFonts w:hint="eastAsia"/>
          </w:rPr>
          <w:t>排期规划</w:t>
        </w:r>
        <w:r>
          <w:tab/>
        </w:r>
        <w:r>
          <w:fldChar w:fldCharType="begin"/>
        </w:r>
        <w:r>
          <w:instrText xml:space="preserve"> PAGEREF _Toc10873 \h </w:instrText>
        </w:r>
        <w:r>
          <w:fldChar w:fldCharType="separate"/>
        </w:r>
        <w:r>
          <w:t>41</w:t>
        </w:r>
        <w:r>
          <w:fldChar w:fldCharType="end"/>
        </w:r>
      </w:hyperlink>
    </w:p>
    <w:p w14:paraId="7AF4B3E2" w14:textId="77777777" w:rsidR="000328F8" w:rsidRDefault="00000000">
      <w:pPr>
        <w:pStyle w:val="TOC3"/>
        <w:tabs>
          <w:tab w:val="right" w:leader="dot" w:pos="8312"/>
        </w:tabs>
      </w:pPr>
      <w:hyperlink w:anchor="_Toc9762" w:history="1">
        <w:r>
          <w:rPr>
            <w:rFonts w:cs="Times New Roman"/>
          </w:rPr>
          <w:t xml:space="preserve">3.2.1 </w:t>
        </w:r>
        <w:r>
          <w:rPr>
            <w:rFonts w:hint="eastAsia"/>
          </w:rPr>
          <w:t>项目开发进度规划</w:t>
        </w:r>
        <w:r>
          <w:tab/>
        </w:r>
        <w:r>
          <w:fldChar w:fldCharType="begin"/>
        </w:r>
        <w:r>
          <w:instrText xml:space="preserve"> PAGEREF _Toc9762 \h </w:instrText>
        </w:r>
        <w:r>
          <w:fldChar w:fldCharType="separate"/>
        </w:r>
        <w:r>
          <w:t>41</w:t>
        </w:r>
        <w:r>
          <w:fldChar w:fldCharType="end"/>
        </w:r>
      </w:hyperlink>
    </w:p>
    <w:p w14:paraId="65FE77C2" w14:textId="77777777" w:rsidR="000328F8" w:rsidRDefault="00000000">
      <w:pPr>
        <w:pStyle w:val="TOC3"/>
        <w:tabs>
          <w:tab w:val="right" w:leader="dot" w:pos="8312"/>
        </w:tabs>
      </w:pPr>
      <w:hyperlink w:anchor="_Toc3512" w:history="1">
        <w:r>
          <w:rPr>
            <w:rFonts w:cs="Times New Roman"/>
          </w:rPr>
          <w:t xml:space="preserve">3.2.2 </w:t>
        </w:r>
        <w:r>
          <w:rPr>
            <w:rFonts w:hint="eastAsia"/>
          </w:rPr>
          <w:t>团队分工说明</w:t>
        </w:r>
        <w:r>
          <w:tab/>
        </w:r>
        <w:r>
          <w:fldChar w:fldCharType="begin"/>
        </w:r>
        <w:r>
          <w:instrText xml:space="preserve"> PAGEREF _Toc3512 \h </w:instrText>
        </w:r>
        <w:r>
          <w:fldChar w:fldCharType="separate"/>
        </w:r>
        <w:r>
          <w:t>43</w:t>
        </w:r>
        <w:r>
          <w:fldChar w:fldCharType="end"/>
        </w:r>
      </w:hyperlink>
    </w:p>
    <w:p w14:paraId="11A7272F" w14:textId="77777777" w:rsidR="000328F8" w:rsidRDefault="00000000">
      <w:pPr>
        <w:pStyle w:val="TOC3"/>
        <w:tabs>
          <w:tab w:val="right" w:leader="dot" w:pos="8312"/>
        </w:tabs>
      </w:pPr>
      <w:hyperlink w:anchor="_Toc27257" w:history="1">
        <w:r>
          <w:rPr>
            <w:rFonts w:cs="Times New Roman"/>
          </w:rPr>
          <w:t xml:space="preserve">3.2.3 </w:t>
        </w:r>
        <w:r>
          <w:rPr>
            <w:rFonts w:hint="eastAsia"/>
          </w:rPr>
          <w:t>时间资源保障与风险对策</w:t>
        </w:r>
        <w:r>
          <w:tab/>
        </w:r>
        <w:r>
          <w:fldChar w:fldCharType="begin"/>
        </w:r>
        <w:r>
          <w:instrText xml:space="preserve"> PAGEREF _Toc27257 \h </w:instrText>
        </w:r>
        <w:r>
          <w:fldChar w:fldCharType="separate"/>
        </w:r>
        <w:r>
          <w:t>43</w:t>
        </w:r>
        <w:r>
          <w:fldChar w:fldCharType="end"/>
        </w:r>
      </w:hyperlink>
    </w:p>
    <w:p w14:paraId="1F7F45FE" w14:textId="77777777" w:rsidR="000328F8" w:rsidRDefault="00000000">
      <w:pPr>
        <w:pStyle w:val="TOC1"/>
        <w:tabs>
          <w:tab w:val="right" w:leader="dot" w:pos="8312"/>
        </w:tabs>
      </w:pPr>
      <w:hyperlink w:anchor="_Toc28701" w:history="1">
        <w:r>
          <w:rPr>
            <w:rFonts w:cs="Times New Roman"/>
          </w:rPr>
          <w:t xml:space="preserve">4 </w:t>
        </w:r>
        <w:r>
          <w:rPr>
            <w:rFonts w:hint="eastAsia"/>
          </w:rPr>
          <w:t>总结与展望</w:t>
        </w:r>
        <w:r>
          <w:tab/>
        </w:r>
        <w:r>
          <w:fldChar w:fldCharType="begin"/>
        </w:r>
        <w:r>
          <w:instrText xml:space="preserve"> PAGEREF _Toc28701 \h </w:instrText>
        </w:r>
        <w:r>
          <w:fldChar w:fldCharType="separate"/>
        </w:r>
        <w:r>
          <w:t>45</w:t>
        </w:r>
        <w:r>
          <w:fldChar w:fldCharType="end"/>
        </w:r>
      </w:hyperlink>
    </w:p>
    <w:p w14:paraId="3D2C6829" w14:textId="77777777" w:rsidR="000328F8" w:rsidRDefault="00000000">
      <w:pPr>
        <w:pStyle w:val="TOC2"/>
        <w:tabs>
          <w:tab w:val="right" w:leader="dot" w:pos="8312"/>
        </w:tabs>
      </w:pPr>
      <w:hyperlink w:anchor="_Toc18474" w:history="1">
        <w:r>
          <w:rPr>
            <w:rFonts w:cs="Times New Roman"/>
            <w:bCs w:val="0"/>
          </w:rPr>
          <w:t xml:space="preserve">4.1 </w:t>
        </w:r>
        <w:r>
          <w:rPr>
            <w:rFonts w:hint="eastAsia"/>
          </w:rPr>
          <w:t>项目价值与核心可行性回顾</w:t>
        </w:r>
        <w:r>
          <w:tab/>
        </w:r>
        <w:r>
          <w:fldChar w:fldCharType="begin"/>
        </w:r>
        <w:r>
          <w:instrText xml:space="preserve"> PAGEREF _Toc18474 \h </w:instrText>
        </w:r>
        <w:r>
          <w:fldChar w:fldCharType="separate"/>
        </w:r>
        <w:r>
          <w:t>45</w:t>
        </w:r>
        <w:r>
          <w:fldChar w:fldCharType="end"/>
        </w:r>
      </w:hyperlink>
    </w:p>
    <w:p w14:paraId="3B6BDF63" w14:textId="77777777" w:rsidR="000328F8" w:rsidRDefault="00000000">
      <w:pPr>
        <w:pStyle w:val="TOC2"/>
        <w:tabs>
          <w:tab w:val="right" w:leader="dot" w:pos="8312"/>
        </w:tabs>
      </w:pPr>
      <w:hyperlink w:anchor="_Toc3845" w:history="1">
        <w:r>
          <w:rPr>
            <w:rFonts w:cs="Times New Roman"/>
            <w:bCs w:val="0"/>
          </w:rPr>
          <w:t xml:space="preserve">4.2 </w:t>
        </w:r>
        <w:r>
          <w:rPr>
            <w:rFonts w:hint="eastAsia"/>
          </w:rPr>
          <w:t>项目阶段性完成度总结</w:t>
        </w:r>
        <w:r>
          <w:tab/>
        </w:r>
        <w:r>
          <w:fldChar w:fldCharType="begin"/>
        </w:r>
        <w:r>
          <w:instrText xml:space="preserve"> PAGEREF _Toc3845 \h </w:instrText>
        </w:r>
        <w:r>
          <w:fldChar w:fldCharType="separate"/>
        </w:r>
        <w:r>
          <w:t>47</w:t>
        </w:r>
        <w:r>
          <w:fldChar w:fldCharType="end"/>
        </w:r>
      </w:hyperlink>
    </w:p>
    <w:p w14:paraId="5E92C513" w14:textId="77777777" w:rsidR="000328F8" w:rsidRDefault="00000000">
      <w:pPr>
        <w:pStyle w:val="TOC2"/>
        <w:tabs>
          <w:tab w:val="right" w:leader="dot" w:pos="8312"/>
        </w:tabs>
      </w:pPr>
      <w:hyperlink w:anchor="_Toc28573" w:history="1">
        <w:r>
          <w:rPr>
            <w:rFonts w:cs="Times New Roman"/>
            <w:bCs w:val="0"/>
          </w:rPr>
          <w:t xml:space="preserve">4.3 </w:t>
        </w:r>
        <w:r>
          <w:rPr>
            <w:rFonts w:hint="eastAsia"/>
          </w:rPr>
          <w:t>后续改进与项目扩展方向</w:t>
        </w:r>
        <w:r>
          <w:tab/>
        </w:r>
        <w:r>
          <w:fldChar w:fldCharType="begin"/>
        </w:r>
        <w:r>
          <w:instrText xml:space="preserve"> PAGEREF _Toc28573 \h </w:instrText>
        </w:r>
        <w:r>
          <w:fldChar w:fldCharType="separate"/>
        </w:r>
        <w:r>
          <w:t>48</w:t>
        </w:r>
        <w:r>
          <w:fldChar w:fldCharType="end"/>
        </w:r>
      </w:hyperlink>
    </w:p>
    <w:p w14:paraId="3AE3B6EB" w14:textId="77777777" w:rsidR="000328F8" w:rsidRDefault="00000000">
      <w:pPr>
        <w:pStyle w:val="TOC2"/>
        <w:tabs>
          <w:tab w:val="right" w:leader="dot" w:pos="8312"/>
        </w:tabs>
      </w:pPr>
      <w:hyperlink w:anchor="_Toc1998" w:history="1">
        <w:r>
          <w:rPr>
            <w:rFonts w:cs="Times New Roman"/>
            <w:bCs w:val="0"/>
          </w:rPr>
          <w:t xml:space="preserve">4.4 </w:t>
        </w:r>
        <w:r>
          <w:rPr>
            <w:rFonts w:hint="eastAsia"/>
          </w:rPr>
          <w:t>行业愿景</w:t>
        </w:r>
        <w:r>
          <w:tab/>
        </w:r>
        <w:r>
          <w:fldChar w:fldCharType="begin"/>
        </w:r>
        <w:r>
          <w:instrText xml:space="preserve"> PAGEREF _Toc1998 \h </w:instrText>
        </w:r>
        <w:r>
          <w:fldChar w:fldCharType="separate"/>
        </w:r>
        <w:r>
          <w:t>49</w:t>
        </w:r>
        <w:r>
          <w:fldChar w:fldCharType="end"/>
        </w:r>
      </w:hyperlink>
    </w:p>
    <w:p w14:paraId="43C6ED5C" w14:textId="77777777" w:rsidR="000328F8" w:rsidRDefault="00000000">
      <w:pPr>
        <w:pStyle w:val="TOC1"/>
        <w:tabs>
          <w:tab w:val="right" w:leader="dot" w:pos="8312"/>
        </w:tabs>
      </w:pPr>
      <w:hyperlink w:anchor="_Toc17663" w:history="1">
        <w:r>
          <w:rPr>
            <w:rFonts w:hint="eastAsia"/>
          </w:rPr>
          <w:t>参考资料</w:t>
        </w:r>
        <w:r>
          <w:tab/>
        </w:r>
        <w:r>
          <w:fldChar w:fldCharType="begin"/>
        </w:r>
        <w:r>
          <w:instrText xml:space="preserve"> PAGEREF _Toc17663 \h </w:instrText>
        </w:r>
        <w:r>
          <w:fldChar w:fldCharType="separate"/>
        </w:r>
        <w:r>
          <w:t>50</w:t>
        </w:r>
        <w:r>
          <w:fldChar w:fldCharType="end"/>
        </w:r>
      </w:hyperlink>
    </w:p>
    <w:p w14:paraId="53D20797" w14:textId="77777777" w:rsidR="000328F8" w:rsidRDefault="00000000">
      <w:pPr>
        <w:pStyle w:val="TOC1"/>
        <w:tabs>
          <w:tab w:val="right" w:leader="dot" w:pos="8312"/>
        </w:tabs>
      </w:pPr>
      <w:hyperlink w:anchor="_Toc8464" w:history="1">
        <w:r>
          <w:rPr>
            <w:rFonts w:hint="eastAsia"/>
          </w:rPr>
          <w:t>附录</w:t>
        </w:r>
        <w:r>
          <w:tab/>
        </w:r>
        <w:r>
          <w:fldChar w:fldCharType="begin"/>
        </w:r>
        <w:r>
          <w:instrText xml:space="preserve"> PAGEREF _Toc8464 \h </w:instrText>
        </w:r>
        <w:r>
          <w:fldChar w:fldCharType="separate"/>
        </w:r>
        <w:r>
          <w:t>50</w:t>
        </w:r>
        <w:r>
          <w:fldChar w:fldCharType="end"/>
        </w:r>
      </w:hyperlink>
    </w:p>
    <w:p w14:paraId="40CFB90A" w14:textId="77777777" w:rsidR="000328F8" w:rsidRDefault="00000000">
      <w:pPr>
        <w:widowControl/>
        <w:spacing w:line="300" w:lineRule="auto"/>
        <w:jc w:val="left"/>
        <w:rPr>
          <w:color w:val="000000"/>
        </w:rPr>
      </w:pPr>
      <w:r>
        <w:rPr>
          <w:color w:val="000000"/>
        </w:rPr>
        <w:fldChar w:fldCharType="end"/>
      </w:r>
    </w:p>
    <w:p w14:paraId="649D9F30" w14:textId="77777777" w:rsidR="000328F8" w:rsidRDefault="000328F8">
      <w:pPr>
        <w:widowControl/>
        <w:spacing w:line="300" w:lineRule="auto"/>
        <w:ind w:firstLine="480"/>
        <w:jc w:val="left"/>
        <w:rPr>
          <w:color w:val="000000"/>
        </w:rPr>
      </w:pPr>
    </w:p>
    <w:p w14:paraId="2F14239B" w14:textId="77777777" w:rsidR="000328F8" w:rsidRDefault="000328F8">
      <w:pPr>
        <w:widowControl/>
        <w:spacing w:line="300" w:lineRule="auto"/>
        <w:ind w:firstLine="480"/>
        <w:jc w:val="left"/>
        <w:rPr>
          <w:color w:val="000000"/>
        </w:rPr>
      </w:pPr>
    </w:p>
    <w:p w14:paraId="7777EC73" w14:textId="77777777" w:rsidR="000328F8" w:rsidRDefault="000328F8">
      <w:pPr>
        <w:widowControl/>
        <w:spacing w:line="300" w:lineRule="auto"/>
        <w:ind w:firstLine="480"/>
        <w:jc w:val="left"/>
        <w:rPr>
          <w:color w:val="000000"/>
        </w:rPr>
        <w:sectPr w:rsidR="000328F8">
          <w:footerReference w:type="default" r:id="rId18"/>
          <w:pgSz w:w="11906" w:h="16838"/>
          <w:pgMar w:top="1440" w:right="1797" w:bottom="1440" w:left="1797" w:header="851" w:footer="992" w:gutter="0"/>
          <w:pgNumType w:fmt="upperRoman" w:start="1"/>
          <w:cols w:space="425"/>
          <w:docGrid w:type="lines" w:linePitch="312"/>
        </w:sectPr>
      </w:pPr>
    </w:p>
    <w:p w14:paraId="27C1C3F2" w14:textId="77777777" w:rsidR="000328F8"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3"/>
        <w:gridCol w:w="654"/>
        <w:gridCol w:w="898"/>
        <w:gridCol w:w="682"/>
        <w:gridCol w:w="904"/>
        <w:gridCol w:w="4767"/>
      </w:tblGrid>
      <w:tr w:rsidR="000328F8" w14:paraId="22A314D4" w14:textId="77777777">
        <w:trPr>
          <w:cantSplit/>
          <w:trHeight w:val="857"/>
          <w:tblHeader/>
          <w:jc w:val="center"/>
        </w:trPr>
        <w:tc>
          <w:tcPr>
            <w:tcW w:w="493" w:type="dxa"/>
            <w:vAlign w:val="center"/>
          </w:tcPr>
          <w:p w14:paraId="7C6F66DB" w14:textId="77777777" w:rsidR="000328F8" w:rsidRDefault="00000000">
            <w:pPr>
              <w:pStyle w:val="22"/>
              <w:rPr>
                <w:rFonts w:eastAsia="宋体" w:cs="Times New Roman"/>
                <w:b/>
                <w:color w:val="000000"/>
                <w:sz w:val="21"/>
              </w:rPr>
            </w:pPr>
            <w:r>
              <w:rPr>
                <w:rFonts w:eastAsia="宋体" w:cs="Times New Roman"/>
                <w:b/>
                <w:color w:val="000000"/>
                <w:sz w:val="21"/>
              </w:rPr>
              <w:t>序号</w:t>
            </w:r>
          </w:p>
        </w:tc>
        <w:tc>
          <w:tcPr>
            <w:tcW w:w="654" w:type="dxa"/>
            <w:vAlign w:val="center"/>
          </w:tcPr>
          <w:p w14:paraId="11100FC3" w14:textId="77777777" w:rsidR="000328F8" w:rsidRDefault="00000000">
            <w:pPr>
              <w:pStyle w:val="22"/>
              <w:rPr>
                <w:rFonts w:eastAsia="宋体" w:cs="Times New Roman"/>
                <w:b/>
                <w:color w:val="000000"/>
                <w:sz w:val="21"/>
              </w:rPr>
            </w:pPr>
            <w:commentRangeStart w:id="6"/>
            <w:r>
              <w:rPr>
                <w:rFonts w:eastAsia="宋体" w:cs="Times New Roman"/>
                <w:b/>
                <w:color w:val="000000"/>
                <w:sz w:val="21"/>
              </w:rPr>
              <w:t>修订原因</w:t>
            </w:r>
            <w:commentRangeEnd w:id="6"/>
            <w:r>
              <w:rPr>
                <w:rStyle w:val="aff4"/>
                <w:rFonts w:eastAsiaTheme="minorEastAsia" w:cs="Times New Roman"/>
              </w:rPr>
              <w:commentReference w:id="6"/>
            </w:r>
          </w:p>
        </w:tc>
        <w:tc>
          <w:tcPr>
            <w:tcW w:w="898" w:type="dxa"/>
            <w:vAlign w:val="center"/>
          </w:tcPr>
          <w:p w14:paraId="2CEF4508" w14:textId="77777777" w:rsidR="000328F8" w:rsidRDefault="00000000">
            <w:pPr>
              <w:pStyle w:val="22"/>
              <w:rPr>
                <w:rFonts w:eastAsia="宋体" w:cs="Times New Roman"/>
                <w:b/>
                <w:color w:val="000000"/>
                <w:sz w:val="21"/>
              </w:rPr>
            </w:pPr>
            <w:commentRangeStart w:id="7"/>
            <w:r>
              <w:rPr>
                <w:rFonts w:eastAsia="宋体" w:cs="Times New Roman"/>
                <w:b/>
                <w:color w:val="000000"/>
                <w:sz w:val="21"/>
              </w:rPr>
              <w:t>版本号</w:t>
            </w:r>
            <w:commentRangeEnd w:id="7"/>
            <w:r>
              <w:rPr>
                <w:rStyle w:val="aff4"/>
                <w:rFonts w:eastAsiaTheme="minorEastAsia" w:cs="Times New Roman"/>
              </w:rPr>
              <w:commentReference w:id="7"/>
            </w:r>
          </w:p>
        </w:tc>
        <w:tc>
          <w:tcPr>
            <w:tcW w:w="682" w:type="dxa"/>
            <w:vAlign w:val="center"/>
          </w:tcPr>
          <w:p w14:paraId="4665D517" w14:textId="77777777" w:rsidR="000328F8" w:rsidRDefault="00000000">
            <w:pPr>
              <w:pStyle w:val="22"/>
              <w:rPr>
                <w:rFonts w:eastAsia="宋体" w:cs="Times New Roman"/>
                <w:b/>
                <w:color w:val="000000"/>
                <w:sz w:val="21"/>
              </w:rPr>
            </w:pPr>
            <w:r>
              <w:rPr>
                <w:rFonts w:eastAsia="宋体" w:cs="Times New Roman"/>
                <w:b/>
                <w:color w:val="000000"/>
                <w:sz w:val="21"/>
              </w:rPr>
              <w:t>作者</w:t>
            </w:r>
          </w:p>
        </w:tc>
        <w:tc>
          <w:tcPr>
            <w:tcW w:w="904" w:type="dxa"/>
            <w:vAlign w:val="center"/>
          </w:tcPr>
          <w:p w14:paraId="6F5EFC18" w14:textId="77777777" w:rsidR="000328F8" w:rsidRDefault="00000000">
            <w:pPr>
              <w:pStyle w:val="22"/>
              <w:rPr>
                <w:rFonts w:eastAsia="宋体" w:cs="Times New Roman"/>
                <w:b/>
                <w:color w:val="000000"/>
                <w:sz w:val="21"/>
              </w:rPr>
            </w:pPr>
            <w:r>
              <w:rPr>
                <w:rFonts w:eastAsia="宋体" w:cs="Times New Roman"/>
                <w:b/>
                <w:color w:val="000000"/>
                <w:sz w:val="21"/>
              </w:rPr>
              <w:t>修订日期</w:t>
            </w:r>
          </w:p>
        </w:tc>
        <w:tc>
          <w:tcPr>
            <w:tcW w:w="4767" w:type="dxa"/>
            <w:vAlign w:val="center"/>
          </w:tcPr>
          <w:p w14:paraId="1E8C4E35" w14:textId="77777777" w:rsidR="000328F8" w:rsidRDefault="00000000">
            <w:pPr>
              <w:pStyle w:val="22"/>
              <w:rPr>
                <w:rFonts w:eastAsia="宋体" w:cs="Times New Roman"/>
                <w:b/>
                <w:color w:val="000000"/>
                <w:sz w:val="21"/>
              </w:rPr>
            </w:pPr>
            <w:r>
              <w:rPr>
                <w:rFonts w:eastAsia="宋体" w:cs="Times New Roman"/>
                <w:b/>
                <w:color w:val="000000"/>
                <w:sz w:val="21"/>
              </w:rPr>
              <w:t>备注</w:t>
            </w:r>
          </w:p>
        </w:tc>
      </w:tr>
      <w:tr w:rsidR="000328F8" w14:paraId="71F939AF" w14:textId="77777777">
        <w:trPr>
          <w:cantSplit/>
          <w:trHeight w:val="810"/>
          <w:jc w:val="center"/>
        </w:trPr>
        <w:tc>
          <w:tcPr>
            <w:tcW w:w="493" w:type="dxa"/>
            <w:vAlign w:val="center"/>
          </w:tcPr>
          <w:p w14:paraId="743BA862" w14:textId="77777777" w:rsidR="000328F8" w:rsidRDefault="00000000">
            <w:pPr>
              <w:pStyle w:val="22"/>
              <w:rPr>
                <w:rFonts w:eastAsia="宋体" w:cs="Times New Roman"/>
                <w:b/>
                <w:color w:val="000000"/>
                <w:sz w:val="21"/>
              </w:rPr>
            </w:pPr>
            <w:r>
              <w:rPr>
                <w:rFonts w:eastAsia="宋体" w:cs="Times New Roman"/>
                <w:b/>
                <w:color w:val="000000"/>
                <w:sz w:val="21"/>
              </w:rPr>
              <w:t>1</w:t>
            </w:r>
          </w:p>
        </w:tc>
        <w:tc>
          <w:tcPr>
            <w:tcW w:w="654" w:type="dxa"/>
            <w:vAlign w:val="center"/>
          </w:tcPr>
          <w:p w14:paraId="57AAA7A6" w14:textId="77777777" w:rsidR="000328F8" w:rsidRDefault="00000000">
            <w:pPr>
              <w:pStyle w:val="22"/>
              <w:rPr>
                <w:rFonts w:eastAsia="宋体" w:cs="Times New Roman"/>
                <w:b/>
                <w:color w:val="000000"/>
                <w:sz w:val="21"/>
              </w:rPr>
            </w:pPr>
            <w:r>
              <w:rPr>
                <w:rFonts w:eastAsia="宋体" w:cs="Times New Roman"/>
                <w:b/>
                <w:color w:val="000000"/>
                <w:sz w:val="21"/>
              </w:rPr>
              <w:t>创建</w:t>
            </w:r>
          </w:p>
        </w:tc>
        <w:tc>
          <w:tcPr>
            <w:tcW w:w="898" w:type="dxa"/>
            <w:vAlign w:val="center"/>
          </w:tcPr>
          <w:p w14:paraId="00314DF3" w14:textId="77777777" w:rsidR="000328F8" w:rsidRDefault="00000000">
            <w:pPr>
              <w:pStyle w:val="22"/>
              <w:rPr>
                <w:rFonts w:eastAsia="宋体" w:cs="Times New Roman"/>
                <w:b/>
                <w:color w:val="000000"/>
                <w:sz w:val="21"/>
              </w:rPr>
            </w:pPr>
            <w:r>
              <w:rPr>
                <w:rFonts w:eastAsia="宋体" w:cs="Times New Roman"/>
                <w:b/>
                <w:color w:val="000000"/>
                <w:sz w:val="21"/>
              </w:rPr>
              <w:t>0.1.0</w:t>
            </w:r>
          </w:p>
        </w:tc>
        <w:tc>
          <w:tcPr>
            <w:tcW w:w="682" w:type="dxa"/>
            <w:vAlign w:val="center"/>
          </w:tcPr>
          <w:p w14:paraId="620E891F"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5D19BE96" w14:textId="77777777" w:rsidR="000328F8" w:rsidRDefault="00000000">
            <w:pPr>
              <w:pStyle w:val="22"/>
              <w:jc w:val="left"/>
              <w:rPr>
                <w:rFonts w:eastAsia="宋体" w:cs="Times New Roman"/>
                <w:b/>
                <w:color w:val="000000"/>
                <w:sz w:val="21"/>
              </w:rPr>
            </w:pPr>
            <w:r>
              <w:rPr>
                <w:rFonts w:eastAsia="宋体" w:cs="Times New Roman"/>
                <w:b/>
                <w:color w:val="000000"/>
                <w:sz w:val="21"/>
              </w:rPr>
              <w:t>2025-12-1</w:t>
            </w:r>
            <w:r>
              <w:rPr>
                <w:rFonts w:eastAsia="宋体" w:cs="Times New Roman" w:hint="eastAsia"/>
                <w:b/>
                <w:color w:val="000000"/>
                <w:sz w:val="21"/>
              </w:rPr>
              <w:t>8</w:t>
            </w:r>
          </w:p>
        </w:tc>
        <w:tc>
          <w:tcPr>
            <w:tcW w:w="4767" w:type="dxa"/>
            <w:vAlign w:val="center"/>
          </w:tcPr>
          <w:p w14:paraId="5391CBF2" w14:textId="77777777" w:rsidR="000328F8" w:rsidRDefault="00000000">
            <w:pPr>
              <w:pStyle w:val="22"/>
              <w:jc w:val="left"/>
              <w:rPr>
                <w:rFonts w:eastAsia="宋体" w:cs="Times New Roman"/>
                <w:b/>
                <w:color w:val="000000"/>
                <w:sz w:val="21"/>
              </w:rPr>
            </w:pPr>
            <w:r>
              <w:rPr>
                <w:rFonts w:eastAsia="宋体" w:cs="Times New Roman"/>
                <w:b/>
                <w:color w:val="000000"/>
                <w:sz w:val="21"/>
              </w:rPr>
              <w:t>文档初始化，完成项目选题背景、学习场景痛点分析及总体研究方向确立。</w:t>
            </w:r>
          </w:p>
        </w:tc>
      </w:tr>
      <w:tr w:rsidR="000328F8" w14:paraId="699E7DEF" w14:textId="77777777">
        <w:trPr>
          <w:cantSplit/>
          <w:trHeight w:val="810"/>
          <w:jc w:val="center"/>
        </w:trPr>
        <w:tc>
          <w:tcPr>
            <w:tcW w:w="493" w:type="dxa"/>
            <w:vAlign w:val="center"/>
          </w:tcPr>
          <w:p w14:paraId="524BCF41" w14:textId="77777777" w:rsidR="000328F8" w:rsidRDefault="00000000">
            <w:pPr>
              <w:pStyle w:val="22"/>
              <w:rPr>
                <w:rFonts w:eastAsia="宋体" w:cs="Times New Roman"/>
                <w:b/>
                <w:color w:val="000000"/>
                <w:sz w:val="21"/>
              </w:rPr>
            </w:pPr>
            <w:r>
              <w:rPr>
                <w:rFonts w:eastAsia="宋体" w:cs="Times New Roman"/>
                <w:b/>
                <w:color w:val="000000"/>
                <w:sz w:val="21"/>
              </w:rPr>
              <w:t>2</w:t>
            </w:r>
          </w:p>
        </w:tc>
        <w:tc>
          <w:tcPr>
            <w:tcW w:w="654" w:type="dxa"/>
            <w:vAlign w:val="center"/>
          </w:tcPr>
          <w:p w14:paraId="54C6C943"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69847165" w14:textId="77777777" w:rsidR="000328F8" w:rsidRDefault="00000000">
            <w:pPr>
              <w:pStyle w:val="22"/>
              <w:rPr>
                <w:rFonts w:eastAsia="宋体" w:cs="Times New Roman"/>
                <w:b/>
                <w:color w:val="000000"/>
                <w:sz w:val="21"/>
              </w:rPr>
            </w:pPr>
            <w:r>
              <w:rPr>
                <w:rFonts w:eastAsia="宋体" w:cs="Times New Roman"/>
                <w:b/>
                <w:color w:val="000000"/>
                <w:sz w:val="21"/>
              </w:rPr>
              <w:t>0.1.1</w:t>
            </w:r>
          </w:p>
        </w:tc>
        <w:tc>
          <w:tcPr>
            <w:tcW w:w="682" w:type="dxa"/>
            <w:vAlign w:val="center"/>
          </w:tcPr>
          <w:p w14:paraId="63F551BC"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19347069" w14:textId="77777777" w:rsidR="000328F8" w:rsidRDefault="00000000">
            <w:pPr>
              <w:pStyle w:val="22"/>
              <w:jc w:val="left"/>
              <w:rPr>
                <w:rFonts w:eastAsia="宋体" w:cs="Times New Roman"/>
                <w:b/>
                <w:color w:val="000000"/>
                <w:sz w:val="21"/>
              </w:rPr>
            </w:pPr>
            <w:r>
              <w:rPr>
                <w:rFonts w:eastAsia="宋体" w:cs="Times New Roman"/>
                <w:b/>
                <w:color w:val="000000"/>
                <w:sz w:val="21"/>
              </w:rPr>
              <w:t>2025-12-</w:t>
            </w:r>
            <w:r>
              <w:rPr>
                <w:rFonts w:eastAsia="宋体" w:cs="Times New Roman" w:hint="eastAsia"/>
                <w:b/>
                <w:color w:val="000000"/>
                <w:sz w:val="21"/>
              </w:rPr>
              <w:t>20</w:t>
            </w:r>
          </w:p>
        </w:tc>
        <w:tc>
          <w:tcPr>
            <w:tcW w:w="4767" w:type="dxa"/>
            <w:vAlign w:val="center"/>
          </w:tcPr>
          <w:p w14:paraId="588CB420" w14:textId="77777777" w:rsidR="000328F8" w:rsidRDefault="00000000">
            <w:pPr>
              <w:pStyle w:val="22"/>
              <w:jc w:val="left"/>
              <w:rPr>
                <w:rFonts w:eastAsia="宋体" w:cs="Times New Roman"/>
                <w:b/>
                <w:color w:val="000000"/>
                <w:sz w:val="21"/>
              </w:rPr>
            </w:pPr>
            <w:r>
              <w:rPr>
                <w:rFonts w:eastAsia="宋体" w:cs="Times New Roman"/>
                <w:b/>
                <w:color w:val="000000"/>
                <w:sz w:val="21"/>
              </w:rPr>
              <w:t>明确项目核心问题由</w:t>
            </w:r>
            <w:r>
              <w:rPr>
                <w:rFonts w:eastAsia="宋体" w:cs="Times New Roman" w:hint="eastAsia"/>
                <w:b/>
                <w:color w:val="000000"/>
                <w:sz w:val="21"/>
              </w:rPr>
              <w:t>“</w:t>
            </w:r>
            <w:r>
              <w:rPr>
                <w:rFonts w:eastAsia="宋体" w:cs="Times New Roman"/>
                <w:b/>
                <w:color w:val="000000"/>
                <w:sz w:val="21"/>
              </w:rPr>
              <w:t>学习工具效率</w:t>
            </w:r>
            <w:r>
              <w:rPr>
                <w:rFonts w:eastAsia="宋体" w:cs="Times New Roman" w:hint="eastAsia"/>
                <w:b/>
                <w:color w:val="000000"/>
                <w:sz w:val="21"/>
              </w:rPr>
              <w:t>”</w:t>
            </w:r>
            <w:r>
              <w:rPr>
                <w:rFonts w:eastAsia="宋体" w:cs="Times New Roman"/>
                <w:b/>
                <w:color w:val="000000"/>
                <w:sz w:val="21"/>
              </w:rPr>
              <w:t>转向</w:t>
            </w:r>
            <w:r>
              <w:rPr>
                <w:rFonts w:eastAsia="宋体" w:cs="Times New Roman" w:hint="eastAsia"/>
                <w:b/>
                <w:color w:val="000000"/>
                <w:sz w:val="21"/>
              </w:rPr>
              <w:t>“</w:t>
            </w:r>
            <w:r>
              <w:rPr>
                <w:rFonts w:eastAsia="宋体" w:cs="Times New Roman"/>
                <w:b/>
                <w:color w:val="000000"/>
                <w:sz w:val="21"/>
              </w:rPr>
              <w:t>知识碎片化与认知断层</w:t>
            </w:r>
            <w:r>
              <w:rPr>
                <w:rFonts w:eastAsia="宋体" w:cs="Times New Roman" w:hint="eastAsia"/>
                <w:b/>
                <w:color w:val="000000"/>
                <w:sz w:val="21"/>
              </w:rPr>
              <w:t>”</w:t>
            </w:r>
            <w:r>
              <w:rPr>
                <w:rFonts w:eastAsia="宋体" w:cs="Times New Roman"/>
                <w:b/>
                <w:color w:val="000000"/>
                <w:sz w:val="21"/>
              </w:rPr>
              <w:t>，调整问题定义表述。</w:t>
            </w:r>
          </w:p>
        </w:tc>
      </w:tr>
      <w:tr w:rsidR="000328F8" w14:paraId="68C73D9B" w14:textId="77777777">
        <w:trPr>
          <w:cantSplit/>
          <w:trHeight w:val="810"/>
          <w:jc w:val="center"/>
        </w:trPr>
        <w:tc>
          <w:tcPr>
            <w:tcW w:w="493" w:type="dxa"/>
            <w:vAlign w:val="center"/>
          </w:tcPr>
          <w:p w14:paraId="771EBDFB" w14:textId="77777777" w:rsidR="000328F8" w:rsidRDefault="00000000">
            <w:pPr>
              <w:pStyle w:val="22"/>
              <w:rPr>
                <w:rFonts w:eastAsia="宋体" w:cs="Times New Roman"/>
                <w:b/>
                <w:color w:val="000000"/>
                <w:sz w:val="21"/>
              </w:rPr>
            </w:pPr>
            <w:r>
              <w:rPr>
                <w:rFonts w:eastAsia="宋体" w:cs="Times New Roman"/>
                <w:b/>
                <w:color w:val="000000"/>
                <w:sz w:val="21"/>
              </w:rPr>
              <w:t>3</w:t>
            </w:r>
          </w:p>
        </w:tc>
        <w:tc>
          <w:tcPr>
            <w:tcW w:w="654" w:type="dxa"/>
            <w:vAlign w:val="center"/>
          </w:tcPr>
          <w:p w14:paraId="3B79E2C6" w14:textId="77777777" w:rsidR="000328F8" w:rsidRDefault="00000000">
            <w:pPr>
              <w:pStyle w:val="22"/>
              <w:rPr>
                <w:rFonts w:eastAsia="宋体" w:cs="Times New Roman"/>
                <w:b/>
                <w:color w:val="000000"/>
                <w:sz w:val="21"/>
              </w:rPr>
            </w:pPr>
            <w:r>
              <w:rPr>
                <w:rFonts w:eastAsia="宋体" w:cs="Times New Roman" w:hint="eastAsia"/>
                <w:b/>
                <w:color w:val="000000"/>
                <w:sz w:val="21"/>
              </w:rPr>
              <w:t>更新</w:t>
            </w:r>
          </w:p>
        </w:tc>
        <w:tc>
          <w:tcPr>
            <w:tcW w:w="898" w:type="dxa"/>
            <w:vAlign w:val="center"/>
          </w:tcPr>
          <w:p w14:paraId="51B00AA5" w14:textId="77777777" w:rsidR="000328F8" w:rsidRDefault="00000000">
            <w:pPr>
              <w:pStyle w:val="22"/>
              <w:rPr>
                <w:rFonts w:eastAsia="宋体" w:cs="Times New Roman"/>
                <w:b/>
                <w:color w:val="000000"/>
                <w:sz w:val="21"/>
              </w:rPr>
            </w:pPr>
            <w:r>
              <w:rPr>
                <w:rFonts w:eastAsia="宋体" w:cs="Times New Roman"/>
                <w:b/>
                <w:color w:val="000000"/>
                <w:sz w:val="21"/>
              </w:rPr>
              <w:t>0.</w:t>
            </w:r>
            <w:r>
              <w:rPr>
                <w:rFonts w:eastAsia="宋体" w:cs="Times New Roman" w:hint="eastAsia"/>
                <w:b/>
                <w:color w:val="000000"/>
                <w:sz w:val="21"/>
              </w:rPr>
              <w:t>2</w:t>
            </w:r>
            <w:r>
              <w:rPr>
                <w:rFonts w:eastAsia="宋体" w:cs="Times New Roman"/>
                <w:b/>
                <w:color w:val="000000"/>
                <w:sz w:val="21"/>
              </w:rPr>
              <w:t>.</w:t>
            </w:r>
            <w:r>
              <w:rPr>
                <w:rFonts w:eastAsia="宋体" w:cs="Times New Roman" w:hint="eastAsia"/>
                <w:b/>
                <w:color w:val="000000"/>
                <w:sz w:val="21"/>
              </w:rPr>
              <w:t>0</w:t>
            </w:r>
          </w:p>
        </w:tc>
        <w:tc>
          <w:tcPr>
            <w:tcW w:w="682" w:type="dxa"/>
            <w:vAlign w:val="center"/>
          </w:tcPr>
          <w:p w14:paraId="52DBD5F8"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0929F9E2" w14:textId="77777777" w:rsidR="000328F8" w:rsidRDefault="00000000">
            <w:pPr>
              <w:pStyle w:val="22"/>
              <w:jc w:val="left"/>
              <w:rPr>
                <w:rFonts w:eastAsia="宋体" w:cs="Times New Roman"/>
                <w:b/>
                <w:color w:val="000000"/>
                <w:sz w:val="21"/>
              </w:rPr>
            </w:pPr>
            <w:r>
              <w:rPr>
                <w:rFonts w:eastAsia="宋体" w:cs="Times New Roman"/>
                <w:b/>
                <w:color w:val="000000"/>
                <w:sz w:val="21"/>
              </w:rPr>
              <w:t>2025-12-</w:t>
            </w:r>
            <w:r>
              <w:rPr>
                <w:rFonts w:eastAsia="宋体" w:cs="Times New Roman" w:hint="eastAsia"/>
                <w:b/>
                <w:color w:val="000000"/>
                <w:sz w:val="21"/>
              </w:rPr>
              <w:t>23</w:t>
            </w:r>
          </w:p>
        </w:tc>
        <w:tc>
          <w:tcPr>
            <w:tcW w:w="4767" w:type="dxa"/>
            <w:vAlign w:val="center"/>
          </w:tcPr>
          <w:p w14:paraId="50BC03E9" w14:textId="77777777" w:rsidR="000328F8" w:rsidRDefault="00000000">
            <w:pPr>
              <w:pStyle w:val="22"/>
              <w:jc w:val="left"/>
              <w:rPr>
                <w:rFonts w:eastAsia="宋体" w:cs="Times New Roman"/>
                <w:b/>
                <w:color w:val="000000"/>
                <w:sz w:val="21"/>
              </w:rPr>
            </w:pPr>
            <w:r>
              <w:rPr>
                <w:rFonts w:eastAsia="宋体" w:cs="Times New Roman"/>
                <w:b/>
                <w:color w:val="000000"/>
                <w:sz w:val="21"/>
              </w:rPr>
              <w:t>初步构建系统总体思路，引入</w:t>
            </w:r>
            <w:r>
              <w:rPr>
                <w:rFonts w:eastAsia="宋体" w:cs="Times New Roman" w:hint="eastAsia"/>
                <w:b/>
                <w:color w:val="000000"/>
                <w:sz w:val="21"/>
              </w:rPr>
              <w:t>“</w:t>
            </w:r>
            <w:r>
              <w:rPr>
                <w:rFonts w:eastAsia="宋体" w:cs="Times New Roman"/>
                <w:b/>
                <w:color w:val="000000"/>
                <w:sz w:val="21"/>
              </w:rPr>
              <w:t>多模态碎片采集</w:t>
            </w:r>
            <w:r>
              <w:rPr>
                <w:rFonts w:eastAsia="宋体" w:cs="Times New Roman"/>
                <w:b/>
                <w:color w:val="000000"/>
                <w:sz w:val="21"/>
              </w:rPr>
              <w:t>—</w:t>
            </w:r>
            <w:r>
              <w:rPr>
                <w:rFonts w:eastAsia="宋体" w:cs="Times New Roman"/>
                <w:b/>
                <w:color w:val="000000"/>
                <w:sz w:val="21"/>
              </w:rPr>
              <w:t>结构化</w:t>
            </w:r>
            <w:r>
              <w:rPr>
                <w:rFonts w:eastAsia="宋体" w:cs="Times New Roman"/>
                <w:b/>
                <w:color w:val="000000"/>
                <w:sz w:val="21"/>
              </w:rPr>
              <w:t>—</w:t>
            </w:r>
            <w:r>
              <w:rPr>
                <w:rFonts w:eastAsia="宋体" w:cs="Times New Roman"/>
                <w:b/>
                <w:color w:val="000000"/>
                <w:sz w:val="21"/>
              </w:rPr>
              <w:t>知识图谱</w:t>
            </w:r>
            <w:r>
              <w:rPr>
                <w:rFonts w:eastAsia="宋体" w:cs="Times New Roman" w:hint="eastAsia"/>
                <w:b/>
                <w:color w:val="000000"/>
                <w:sz w:val="21"/>
              </w:rPr>
              <w:t>”</w:t>
            </w:r>
            <w:r>
              <w:rPr>
                <w:rFonts w:eastAsia="宋体" w:cs="Times New Roman"/>
                <w:b/>
                <w:color w:val="000000"/>
                <w:sz w:val="21"/>
              </w:rPr>
              <w:t>的整体技术路线。</w:t>
            </w:r>
          </w:p>
        </w:tc>
      </w:tr>
      <w:tr w:rsidR="000328F8" w14:paraId="200C879B" w14:textId="77777777">
        <w:trPr>
          <w:cantSplit/>
          <w:trHeight w:val="810"/>
          <w:jc w:val="center"/>
        </w:trPr>
        <w:tc>
          <w:tcPr>
            <w:tcW w:w="493" w:type="dxa"/>
            <w:vAlign w:val="center"/>
          </w:tcPr>
          <w:p w14:paraId="7D2FCA32" w14:textId="77777777" w:rsidR="000328F8" w:rsidRDefault="00000000">
            <w:pPr>
              <w:pStyle w:val="22"/>
              <w:rPr>
                <w:rFonts w:eastAsia="宋体" w:cs="Times New Roman"/>
                <w:b/>
                <w:color w:val="000000"/>
                <w:sz w:val="21"/>
              </w:rPr>
            </w:pPr>
            <w:r>
              <w:rPr>
                <w:rFonts w:eastAsia="宋体" w:cs="Times New Roman" w:hint="eastAsia"/>
                <w:b/>
                <w:color w:val="000000"/>
                <w:sz w:val="21"/>
              </w:rPr>
              <w:t>4</w:t>
            </w:r>
          </w:p>
        </w:tc>
        <w:tc>
          <w:tcPr>
            <w:tcW w:w="654" w:type="dxa"/>
            <w:vAlign w:val="center"/>
          </w:tcPr>
          <w:p w14:paraId="15A68CE3" w14:textId="77777777" w:rsidR="000328F8" w:rsidRDefault="00000000">
            <w:pPr>
              <w:pStyle w:val="22"/>
              <w:rPr>
                <w:rFonts w:eastAsia="宋体" w:cs="Times New Roman"/>
                <w:b/>
                <w:color w:val="000000"/>
                <w:sz w:val="21"/>
              </w:rPr>
            </w:pPr>
            <w:r>
              <w:rPr>
                <w:rFonts w:eastAsia="宋体" w:cs="Times New Roman" w:hint="eastAsia"/>
                <w:b/>
                <w:color w:val="000000"/>
                <w:sz w:val="21"/>
              </w:rPr>
              <w:t>优化</w:t>
            </w:r>
          </w:p>
        </w:tc>
        <w:tc>
          <w:tcPr>
            <w:tcW w:w="898" w:type="dxa"/>
            <w:vAlign w:val="center"/>
          </w:tcPr>
          <w:p w14:paraId="516E349A" w14:textId="77777777" w:rsidR="000328F8" w:rsidRDefault="00000000">
            <w:pPr>
              <w:pStyle w:val="22"/>
              <w:rPr>
                <w:rFonts w:eastAsia="宋体" w:cs="Times New Roman"/>
                <w:b/>
                <w:color w:val="000000"/>
                <w:sz w:val="21"/>
              </w:rPr>
            </w:pPr>
            <w:r>
              <w:rPr>
                <w:rFonts w:eastAsia="宋体" w:cs="Times New Roman"/>
                <w:b/>
                <w:color w:val="000000"/>
                <w:sz w:val="21"/>
              </w:rPr>
              <w:t>0.2.1</w:t>
            </w:r>
          </w:p>
        </w:tc>
        <w:tc>
          <w:tcPr>
            <w:tcW w:w="682" w:type="dxa"/>
            <w:vAlign w:val="center"/>
          </w:tcPr>
          <w:p w14:paraId="0BE9BBF7"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15F59EF9" w14:textId="77777777" w:rsidR="000328F8" w:rsidRDefault="00000000">
            <w:pPr>
              <w:pStyle w:val="22"/>
              <w:jc w:val="left"/>
              <w:rPr>
                <w:rFonts w:eastAsia="宋体" w:cs="Times New Roman"/>
                <w:b/>
                <w:color w:val="000000"/>
                <w:sz w:val="21"/>
              </w:rPr>
            </w:pPr>
            <w:r>
              <w:rPr>
                <w:rFonts w:eastAsia="宋体" w:cs="Times New Roman"/>
                <w:b/>
                <w:color w:val="000000"/>
                <w:sz w:val="21"/>
              </w:rPr>
              <w:t>2025-12-2</w:t>
            </w:r>
            <w:r>
              <w:rPr>
                <w:rFonts w:eastAsia="宋体" w:cs="Times New Roman" w:hint="eastAsia"/>
                <w:b/>
                <w:color w:val="000000"/>
                <w:sz w:val="21"/>
              </w:rPr>
              <w:t>6</w:t>
            </w:r>
          </w:p>
        </w:tc>
        <w:tc>
          <w:tcPr>
            <w:tcW w:w="4767" w:type="dxa"/>
            <w:vAlign w:val="center"/>
          </w:tcPr>
          <w:p w14:paraId="7A94285B" w14:textId="77777777" w:rsidR="000328F8" w:rsidRDefault="00000000">
            <w:pPr>
              <w:pStyle w:val="22"/>
              <w:jc w:val="left"/>
              <w:rPr>
                <w:rFonts w:eastAsia="宋体" w:cs="Times New Roman"/>
                <w:b/>
                <w:color w:val="000000"/>
                <w:sz w:val="21"/>
              </w:rPr>
            </w:pPr>
            <w:r>
              <w:rPr>
                <w:rFonts w:eastAsia="宋体" w:cs="Times New Roman"/>
                <w:b/>
                <w:color w:val="000000"/>
                <w:sz w:val="21"/>
              </w:rPr>
              <w:t>细化多模态输入类型，补充课堂音频、</w:t>
            </w:r>
            <w:r>
              <w:rPr>
                <w:rFonts w:eastAsia="宋体" w:cs="Times New Roman"/>
                <w:b/>
                <w:color w:val="000000"/>
                <w:sz w:val="21"/>
              </w:rPr>
              <w:t>PPT</w:t>
            </w:r>
            <w:r>
              <w:rPr>
                <w:rFonts w:eastAsia="宋体" w:cs="Times New Roman"/>
                <w:b/>
                <w:color w:val="000000"/>
                <w:sz w:val="21"/>
              </w:rPr>
              <w:t>、板书与手写笔记的统一时间轴逻辑。</w:t>
            </w:r>
          </w:p>
        </w:tc>
      </w:tr>
      <w:tr w:rsidR="000328F8" w14:paraId="7FD0A2BB" w14:textId="77777777">
        <w:trPr>
          <w:cantSplit/>
          <w:trHeight w:val="852"/>
          <w:jc w:val="center"/>
        </w:trPr>
        <w:tc>
          <w:tcPr>
            <w:tcW w:w="493" w:type="dxa"/>
            <w:vAlign w:val="center"/>
          </w:tcPr>
          <w:p w14:paraId="1DACA876" w14:textId="77777777" w:rsidR="000328F8" w:rsidRDefault="00000000">
            <w:pPr>
              <w:pStyle w:val="22"/>
              <w:rPr>
                <w:rFonts w:eastAsia="宋体" w:cs="Times New Roman"/>
                <w:b/>
                <w:color w:val="000000"/>
                <w:sz w:val="21"/>
              </w:rPr>
            </w:pPr>
            <w:r>
              <w:rPr>
                <w:rFonts w:eastAsia="宋体" w:cs="Times New Roman" w:hint="eastAsia"/>
                <w:b/>
                <w:color w:val="000000"/>
                <w:sz w:val="21"/>
              </w:rPr>
              <w:t>5</w:t>
            </w:r>
          </w:p>
        </w:tc>
        <w:tc>
          <w:tcPr>
            <w:tcW w:w="654" w:type="dxa"/>
            <w:vAlign w:val="center"/>
          </w:tcPr>
          <w:p w14:paraId="4D807732"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225A5829" w14:textId="77777777" w:rsidR="000328F8" w:rsidRDefault="00000000">
            <w:pPr>
              <w:pStyle w:val="22"/>
              <w:rPr>
                <w:rFonts w:eastAsia="宋体" w:cs="Times New Roman"/>
                <w:b/>
                <w:color w:val="000000"/>
                <w:sz w:val="21"/>
              </w:rPr>
            </w:pPr>
            <w:r>
              <w:rPr>
                <w:rFonts w:eastAsia="宋体" w:cs="Times New Roman"/>
                <w:b/>
                <w:color w:val="000000"/>
                <w:sz w:val="21"/>
              </w:rPr>
              <w:t>0.3.0</w:t>
            </w:r>
          </w:p>
        </w:tc>
        <w:tc>
          <w:tcPr>
            <w:tcW w:w="682" w:type="dxa"/>
            <w:vAlign w:val="center"/>
          </w:tcPr>
          <w:p w14:paraId="12CE8EE8"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6EA18FDB" w14:textId="77777777" w:rsidR="000328F8" w:rsidRDefault="00000000">
            <w:pPr>
              <w:pStyle w:val="22"/>
              <w:jc w:val="left"/>
              <w:rPr>
                <w:rFonts w:eastAsia="宋体" w:cs="Times New Roman"/>
                <w:b/>
                <w:color w:val="000000"/>
                <w:sz w:val="21"/>
              </w:rPr>
            </w:pPr>
            <w:r>
              <w:rPr>
                <w:rFonts w:eastAsia="宋体" w:cs="Times New Roman"/>
                <w:b/>
                <w:color w:val="000000"/>
                <w:sz w:val="21"/>
              </w:rPr>
              <w:t>2025-12-2</w:t>
            </w:r>
            <w:r>
              <w:rPr>
                <w:rFonts w:eastAsia="宋体" w:cs="Times New Roman" w:hint="eastAsia"/>
                <w:b/>
                <w:color w:val="000000"/>
                <w:sz w:val="21"/>
              </w:rPr>
              <w:t>9</w:t>
            </w:r>
          </w:p>
        </w:tc>
        <w:tc>
          <w:tcPr>
            <w:tcW w:w="4767" w:type="dxa"/>
            <w:vAlign w:val="center"/>
          </w:tcPr>
          <w:p w14:paraId="5C3AE1A5" w14:textId="77777777" w:rsidR="000328F8" w:rsidRDefault="00000000">
            <w:pPr>
              <w:pStyle w:val="22"/>
              <w:jc w:val="left"/>
              <w:rPr>
                <w:rFonts w:eastAsia="宋体" w:cs="Times New Roman"/>
                <w:b/>
                <w:color w:val="000000"/>
                <w:sz w:val="21"/>
              </w:rPr>
            </w:pPr>
            <w:r>
              <w:rPr>
                <w:rFonts w:eastAsia="宋体" w:cs="Times New Roman"/>
                <w:b/>
                <w:color w:val="000000"/>
                <w:sz w:val="21"/>
              </w:rPr>
              <w:t>引入</w:t>
            </w:r>
            <w:r>
              <w:rPr>
                <w:rFonts w:eastAsia="宋体" w:cs="Times New Roman" w:hint="eastAsia"/>
                <w:b/>
                <w:color w:val="000000"/>
                <w:sz w:val="21"/>
              </w:rPr>
              <w:t>“</w:t>
            </w:r>
            <w:r>
              <w:rPr>
                <w:rFonts w:eastAsia="宋体" w:cs="Times New Roman"/>
                <w:b/>
                <w:color w:val="000000"/>
                <w:sz w:val="21"/>
              </w:rPr>
              <w:t>端云协同</w:t>
            </w:r>
            <w:r>
              <w:rPr>
                <w:rFonts w:eastAsia="宋体" w:cs="Times New Roman" w:hint="eastAsia"/>
                <w:b/>
                <w:color w:val="000000"/>
                <w:sz w:val="21"/>
              </w:rPr>
              <w:t>”</w:t>
            </w:r>
            <w:r>
              <w:rPr>
                <w:rFonts w:eastAsia="宋体" w:cs="Times New Roman"/>
                <w:b/>
                <w:color w:val="000000"/>
                <w:sz w:val="21"/>
              </w:rPr>
              <w:t>设计思想，区分端侧轻量化预处理与云端知识构建与推理职责。</w:t>
            </w:r>
          </w:p>
        </w:tc>
      </w:tr>
      <w:tr w:rsidR="000328F8" w14:paraId="6EE8FECE" w14:textId="77777777">
        <w:trPr>
          <w:cantSplit/>
          <w:trHeight w:val="810"/>
          <w:jc w:val="center"/>
        </w:trPr>
        <w:tc>
          <w:tcPr>
            <w:tcW w:w="493" w:type="dxa"/>
            <w:vAlign w:val="center"/>
          </w:tcPr>
          <w:p w14:paraId="3A2D1F19" w14:textId="77777777" w:rsidR="000328F8" w:rsidRDefault="00000000">
            <w:pPr>
              <w:pStyle w:val="22"/>
              <w:rPr>
                <w:rFonts w:eastAsia="宋体" w:cs="Times New Roman"/>
                <w:b/>
                <w:color w:val="000000"/>
                <w:sz w:val="21"/>
              </w:rPr>
            </w:pPr>
            <w:r>
              <w:rPr>
                <w:rFonts w:eastAsia="宋体" w:cs="Times New Roman" w:hint="eastAsia"/>
                <w:b/>
                <w:color w:val="000000"/>
                <w:sz w:val="21"/>
              </w:rPr>
              <w:t>6</w:t>
            </w:r>
          </w:p>
        </w:tc>
        <w:tc>
          <w:tcPr>
            <w:tcW w:w="654" w:type="dxa"/>
            <w:vAlign w:val="center"/>
          </w:tcPr>
          <w:p w14:paraId="5395E5B0"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68FF05A8" w14:textId="77777777" w:rsidR="000328F8" w:rsidRDefault="00000000">
            <w:pPr>
              <w:pStyle w:val="22"/>
              <w:rPr>
                <w:rFonts w:eastAsia="宋体" w:cs="Times New Roman"/>
                <w:b/>
                <w:color w:val="000000"/>
                <w:sz w:val="21"/>
              </w:rPr>
            </w:pPr>
            <w:r>
              <w:rPr>
                <w:rFonts w:eastAsia="宋体" w:cs="Times New Roman"/>
                <w:b/>
                <w:color w:val="000000"/>
                <w:sz w:val="21"/>
              </w:rPr>
              <w:t>0.</w:t>
            </w:r>
            <w:r>
              <w:rPr>
                <w:rFonts w:eastAsia="宋体" w:cs="Times New Roman" w:hint="eastAsia"/>
                <w:b/>
                <w:color w:val="000000"/>
                <w:sz w:val="21"/>
              </w:rPr>
              <w:t>4</w:t>
            </w:r>
            <w:r>
              <w:rPr>
                <w:rFonts w:eastAsia="宋体" w:cs="Times New Roman"/>
                <w:b/>
                <w:color w:val="000000"/>
                <w:sz w:val="21"/>
              </w:rPr>
              <w:t>.</w:t>
            </w:r>
            <w:r>
              <w:rPr>
                <w:rFonts w:eastAsia="宋体" w:cs="Times New Roman" w:hint="eastAsia"/>
                <w:b/>
                <w:color w:val="000000"/>
                <w:sz w:val="21"/>
              </w:rPr>
              <w:t>0</w:t>
            </w:r>
          </w:p>
        </w:tc>
        <w:tc>
          <w:tcPr>
            <w:tcW w:w="682" w:type="dxa"/>
            <w:vAlign w:val="center"/>
          </w:tcPr>
          <w:p w14:paraId="1371DAF2"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7AB57A95" w14:textId="77777777" w:rsidR="000328F8" w:rsidRDefault="00000000">
            <w:pPr>
              <w:pStyle w:val="22"/>
              <w:jc w:val="left"/>
              <w:rPr>
                <w:rFonts w:eastAsia="宋体" w:cs="Times New Roman"/>
                <w:b/>
                <w:color w:val="000000"/>
                <w:sz w:val="21"/>
              </w:rPr>
            </w:pPr>
            <w:r>
              <w:rPr>
                <w:rFonts w:eastAsia="宋体" w:cs="Times New Roman"/>
                <w:b/>
                <w:color w:val="000000"/>
                <w:sz w:val="21"/>
              </w:rPr>
              <w:t>2025-</w:t>
            </w:r>
            <w:r>
              <w:rPr>
                <w:rFonts w:eastAsia="宋体" w:cs="Times New Roman" w:hint="eastAsia"/>
                <w:b/>
                <w:color w:val="000000"/>
                <w:sz w:val="21"/>
              </w:rPr>
              <w:t>01-03</w:t>
            </w:r>
          </w:p>
        </w:tc>
        <w:tc>
          <w:tcPr>
            <w:tcW w:w="4767" w:type="dxa"/>
            <w:vAlign w:val="center"/>
          </w:tcPr>
          <w:p w14:paraId="0ECFA3FB" w14:textId="77777777" w:rsidR="000328F8" w:rsidRDefault="00000000">
            <w:pPr>
              <w:pStyle w:val="22"/>
              <w:jc w:val="left"/>
              <w:rPr>
                <w:rFonts w:eastAsia="宋体" w:cs="Times New Roman"/>
                <w:b/>
                <w:color w:val="000000"/>
                <w:sz w:val="21"/>
              </w:rPr>
            </w:pPr>
            <w:r>
              <w:rPr>
                <w:rFonts w:eastAsia="宋体" w:cs="Times New Roman"/>
                <w:b/>
                <w:color w:val="000000"/>
                <w:sz w:val="21"/>
              </w:rPr>
              <w:t>完善系统功能结构，形成</w:t>
            </w:r>
            <w:r>
              <w:rPr>
                <w:rFonts w:eastAsia="宋体" w:cs="Times New Roman" w:hint="eastAsia"/>
                <w:b/>
                <w:color w:val="000000"/>
                <w:sz w:val="21"/>
              </w:rPr>
              <w:t>“</w:t>
            </w:r>
            <w:r>
              <w:rPr>
                <w:rFonts w:eastAsia="宋体" w:cs="Times New Roman"/>
                <w:b/>
                <w:color w:val="000000"/>
                <w:sz w:val="21"/>
              </w:rPr>
              <w:t>采集</w:t>
            </w:r>
            <w:r>
              <w:rPr>
                <w:rFonts w:eastAsia="宋体" w:cs="Times New Roman"/>
                <w:b/>
                <w:color w:val="000000"/>
                <w:sz w:val="21"/>
              </w:rPr>
              <w:t>—</w:t>
            </w:r>
            <w:r>
              <w:rPr>
                <w:rFonts w:eastAsia="宋体" w:cs="Times New Roman"/>
                <w:b/>
                <w:color w:val="000000"/>
                <w:sz w:val="21"/>
              </w:rPr>
              <w:t>图谱构建</w:t>
            </w:r>
            <w:r>
              <w:rPr>
                <w:rFonts w:eastAsia="宋体" w:cs="Times New Roman"/>
                <w:b/>
                <w:color w:val="000000"/>
                <w:sz w:val="21"/>
              </w:rPr>
              <w:t>—</w:t>
            </w:r>
            <w:r>
              <w:rPr>
                <w:rFonts w:eastAsia="宋体" w:cs="Times New Roman"/>
                <w:b/>
                <w:color w:val="000000"/>
                <w:sz w:val="21"/>
              </w:rPr>
              <w:t>知识组织</w:t>
            </w:r>
            <w:r>
              <w:rPr>
                <w:rFonts w:eastAsia="宋体" w:cs="Times New Roman"/>
                <w:b/>
                <w:color w:val="000000"/>
                <w:sz w:val="21"/>
              </w:rPr>
              <w:t>—</w:t>
            </w:r>
            <w:r>
              <w:rPr>
                <w:rFonts w:eastAsia="宋体" w:cs="Times New Roman"/>
                <w:b/>
                <w:color w:val="000000"/>
                <w:sz w:val="21"/>
              </w:rPr>
              <w:t>智能复习</w:t>
            </w:r>
            <w:r>
              <w:rPr>
                <w:rFonts w:eastAsia="宋体" w:cs="Times New Roman"/>
                <w:b/>
                <w:color w:val="000000"/>
                <w:sz w:val="21"/>
              </w:rPr>
              <w:t>—</w:t>
            </w:r>
            <w:r>
              <w:rPr>
                <w:rFonts w:eastAsia="宋体" w:cs="Times New Roman"/>
                <w:b/>
                <w:color w:val="000000"/>
                <w:sz w:val="21"/>
              </w:rPr>
              <w:t>反馈优化</w:t>
            </w:r>
            <w:r>
              <w:rPr>
                <w:rFonts w:eastAsia="宋体" w:cs="Times New Roman" w:hint="eastAsia"/>
                <w:b/>
                <w:color w:val="000000"/>
                <w:sz w:val="21"/>
              </w:rPr>
              <w:t>”</w:t>
            </w:r>
            <w:r>
              <w:rPr>
                <w:rFonts w:eastAsia="宋体" w:cs="Times New Roman"/>
                <w:b/>
                <w:color w:val="000000"/>
                <w:sz w:val="21"/>
              </w:rPr>
              <w:t>的功能闭环。</w:t>
            </w:r>
          </w:p>
        </w:tc>
      </w:tr>
      <w:tr w:rsidR="000328F8" w14:paraId="507F7648" w14:textId="77777777">
        <w:trPr>
          <w:cantSplit/>
          <w:trHeight w:val="810"/>
          <w:jc w:val="center"/>
        </w:trPr>
        <w:tc>
          <w:tcPr>
            <w:tcW w:w="493" w:type="dxa"/>
            <w:vAlign w:val="center"/>
          </w:tcPr>
          <w:p w14:paraId="54A71B50" w14:textId="77777777" w:rsidR="000328F8" w:rsidRDefault="00000000">
            <w:pPr>
              <w:pStyle w:val="22"/>
              <w:rPr>
                <w:rFonts w:eastAsia="宋体" w:cs="Times New Roman"/>
                <w:b/>
                <w:color w:val="000000"/>
                <w:sz w:val="21"/>
              </w:rPr>
            </w:pPr>
            <w:r>
              <w:rPr>
                <w:rFonts w:eastAsia="宋体" w:cs="Times New Roman" w:hint="eastAsia"/>
                <w:b/>
                <w:color w:val="000000"/>
                <w:sz w:val="21"/>
              </w:rPr>
              <w:t>7</w:t>
            </w:r>
          </w:p>
        </w:tc>
        <w:tc>
          <w:tcPr>
            <w:tcW w:w="654" w:type="dxa"/>
            <w:vAlign w:val="center"/>
          </w:tcPr>
          <w:p w14:paraId="77585141" w14:textId="77777777" w:rsidR="000328F8" w:rsidRDefault="00000000">
            <w:pPr>
              <w:pStyle w:val="22"/>
              <w:rPr>
                <w:rFonts w:eastAsia="宋体" w:cs="Times New Roman"/>
                <w:b/>
                <w:color w:val="000000"/>
                <w:sz w:val="21"/>
              </w:rPr>
            </w:pPr>
            <w:r>
              <w:rPr>
                <w:rFonts w:eastAsia="宋体" w:cs="Times New Roman" w:hint="eastAsia"/>
                <w:b/>
                <w:color w:val="000000"/>
                <w:sz w:val="21"/>
              </w:rPr>
              <w:t>优化</w:t>
            </w:r>
          </w:p>
        </w:tc>
        <w:tc>
          <w:tcPr>
            <w:tcW w:w="898" w:type="dxa"/>
            <w:vAlign w:val="center"/>
          </w:tcPr>
          <w:p w14:paraId="6FF4D3E0" w14:textId="77777777" w:rsidR="000328F8" w:rsidRDefault="00000000">
            <w:pPr>
              <w:pStyle w:val="22"/>
              <w:rPr>
                <w:rFonts w:eastAsia="宋体" w:cs="Times New Roman"/>
                <w:b/>
                <w:color w:val="000000"/>
                <w:sz w:val="21"/>
              </w:rPr>
            </w:pPr>
            <w:r>
              <w:rPr>
                <w:rFonts w:eastAsia="宋体" w:cs="Times New Roman" w:hint="eastAsia"/>
                <w:b/>
                <w:color w:val="000000"/>
                <w:sz w:val="21"/>
              </w:rPr>
              <w:t>0</w:t>
            </w:r>
            <w:r>
              <w:rPr>
                <w:rFonts w:eastAsia="宋体" w:cs="Times New Roman"/>
                <w:b/>
                <w:color w:val="000000"/>
                <w:sz w:val="21"/>
              </w:rPr>
              <w:t>.</w:t>
            </w:r>
            <w:r>
              <w:rPr>
                <w:rFonts w:eastAsia="宋体" w:cs="Times New Roman" w:hint="eastAsia"/>
                <w:b/>
                <w:color w:val="000000"/>
                <w:sz w:val="21"/>
              </w:rPr>
              <w:t>5</w:t>
            </w:r>
            <w:r>
              <w:rPr>
                <w:rFonts w:eastAsia="宋体" w:cs="Times New Roman"/>
                <w:b/>
                <w:color w:val="000000"/>
                <w:sz w:val="21"/>
              </w:rPr>
              <w:t>.0</w:t>
            </w:r>
          </w:p>
        </w:tc>
        <w:tc>
          <w:tcPr>
            <w:tcW w:w="682" w:type="dxa"/>
            <w:vAlign w:val="center"/>
          </w:tcPr>
          <w:p w14:paraId="375C0AF7"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3D5F3091" w14:textId="77777777" w:rsidR="000328F8" w:rsidRDefault="00000000">
            <w:pPr>
              <w:pStyle w:val="22"/>
              <w:jc w:val="left"/>
              <w:rPr>
                <w:rFonts w:eastAsia="宋体" w:cs="Times New Roman"/>
                <w:b/>
                <w:color w:val="000000"/>
                <w:sz w:val="21"/>
              </w:rPr>
            </w:pPr>
            <w:r>
              <w:rPr>
                <w:rFonts w:eastAsia="宋体" w:cs="Times New Roman"/>
                <w:b/>
                <w:color w:val="000000"/>
                <w:sz w:val="21"/>
              </w:rPr>
              <w:t>2026-01-0</w:t>
            </w:r>
            <w:r>
              <w:rPr>
                <w:rFonts w:eastAsia="宋体" w:cs="Times New Roman" w:hint="eastAsia"/>
                <w:b/>
                <w:color w:val="000000"/>
                <w:sz w:val="21"/>
              </w:rPr>
              <w:t>7</w:t>
            </w:r>
          </w:p>
        </w:tc>
        <w:tc>
          <w:tcPr>
            <w:tcW w:w="4767" w:type="dxa"/>
            <w:vAlign w:val="center"/>
          </w:tcPr>
          <w:p w14:paraId="368E01D9" w14:textId="77777777" w:rsidR="000328F8" w:rsidRDefault="00000000">
            <w:pPr>
              <w:pStyle w:val="22"/>
              <w:jc w:val="left"/>
              <w:rPr>
                <w:rFonts w:eastAsia="宋体" w:cs="Times New Roman"/>
                <w:b/>
                <w:color w:val="000000"/>
                <w:sz w:val="21"/>
              </w:rPr>
            </w:pPr>
            <w:r>
              <w:rPr>
                <w:rFonts w:eastAsia="宋体" w:cs="Times New Roman"/>
                <w:b/>
                <w:color w:val="000000"/>
                <w:sz w:val="21"/>
              </w:rPr>
              <w:t>对关键技术描述进行学术化与工程化调整，避免与后续关键技术章节产生重复或冲突。</w:t>
            </w:r>
          </w:p>
        </w:tc>
      </w:tr>
      <w:tr w:rsidR="000328F8" w14:paraId="789EAA95" w14:textId="77777777">
        <w:trPr>
          <w:cantSplit/>
          <w:trHeight w:val="810"/>
          <w:jc w:val="center"/>
        </w:trPr>
        <w:tc>
          <w:tcPr>
            <w:tcW w:w="493" w:type="dxa"/>
            <w:vAlign w:val="center"/>
          </w:tcPr>
          <w:p w14:paraId="3966458E" w14:textId="77777777" w:rsidR="000328F8" w:rsidRDefault="00000000">
            <w:pPr>
              <w:pStyle w:val="22"/>
              <w:rPr>
                <w:rFonts w:eastAsia="宋体" w:cs="Times New Roman"/>
                <w:b/>
                <w:color w:val="000000"/>
                <w:sz w:val="21"/>
              </w:rPr>
            </w:pPr>
            <w:r>
              <w:rPr>
                <w:rFonts w:eastAsia="宋体" w:cs="Times New Roman" w:hint="eastAsia"/>
                <w:b/>
                <w:color w:val="000000"/>
                <w:sz w:val="21"/>
              </w:rPr>
              <w:t>8</w:t>
            </w:r>
          </w:p>
        </w:tc>
        <w:tc>
          <w:tcPr>
            <w:tcW w:w="654" w:type="dxa"/>
            <w:vAlign w:val="center"/>
          </w:tcPr>
          <w:p w14:paraId="006929A9"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16F16AEF" w14:textId="77777777" w:rsidR="000328F8" w:rsidRDefault="00000000">
            <w:pPr>
              <w:pStyle w:val="22"/>
              <w:rPr>
                <w:rFonts w:eastAsia="宋体" w:cs="Times New Roman"/>
                <w:b/>
                <w:color w:val="000000"/>
                <w:sz w:val="21"/>
              </w:rPr>
            </w:pPr>
            <w:r>
              <w:rPr>
                <w:rFonts w:eastAsia="宋体" w:cs="Times New Roman" w:hint="eastAsia"/>
                <w:b/>
                <w:color w:val="000000"/>
                <w:sz w:val="21"/>
              </w:rPr>
              <w:t>0.6.0</w:t>
            </w:r>
          </w:p>
        </w:tc>
        <w:tc>
          <w:tcPr>
            <w:tcW w:w="682" w:type="dxa"/>
            <w:vAlign w:val="center"/>
          </w:tcPr>
          <w:p w14:paraId="44EB5268"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38EE5EA7" w14:textId="77777777" w:rsidR="000328F8" w:rsidRDefault="00000000">
            <w:pPr>
              <w:pStyle w:val="22"/>
              <w:jc w:val="left"/>
              <w:rPr>
                <w:rFonts w:eastAsia="宋体" w:cs="Times New Roman"/>
                <w:b/>
                <w:color w:val="000000"/>
                <w:sz w:val="21"/>
              </w:rPr>
            </w:pPr>
            <w:r>
              <w:rPr>
                <w:rFonts w:eastAsia="宋体" w:cs="Times New Roman"/>
                <w:b/>
                <w:color w:val="000000"/>
                <w:sz w:val="21"/>
              </w:rPr>
              <w:t>2026-01-</w:t>
            </w:r>
            <w:r>
              <w:rPr>
                <w:rFonts w:eastAsia="宋体" w:cs="Times New Roman" w:hint="eastAsia"/>
                <w:b/>
                <w:color w:val="000000"/>
                <w:sz w:val="21"/>
              </w:rPr>
              <w:t>12</w:t>
            </w:r>
          </w:p>
        </w:tc>
        <w:tc>
          <w:tcPr>
            <w:tcW w:w="4767" w:type="dxa"/>
            <w:vAlign w:val="center"/>
          </w:tcPr>
          <w:p w14:paraId="5BA7EA0B" w14:textId="77777777" w:rsidR="000328F8" w:rsidRDefault="00000000">
            <w:pPr>
              <w:pStyle w:val="22"/>
              <w:jc w:val="left"/>
              <w:rPr>
                <w:rFonts w:eastAsia="宋体" w:cs="Times New Roman"/>
                <w:b/>
                <w:color w:val="000000"/>
                <w:sz w:val="21"/>
              </w:rPr>
            </w:pPr>
            <w:r>
              <w:rPr>
                <w:rFonts w:eastAsia="宋体" w:cs="Times New Roman"/>
                <w:b/>
                <w:color w:val="000000"/>
                <w:sz w:val="21"/>
              </w:rPr>
              <w:t>补充可行性分析内容，围绕技术、资源与应用场景论证项目在本科团队条件下的可实现性。</w:t>
            </w:r>
          </w:p>
        </w:tc>
      </w:tr>
      <w:tr w:rsidR="000328F8" w14:paraId="69430E7B" w14:textId="77777777">
        <w:trPr>
          <w:cantSplit/>
          <w:trHeight w:val="810"/>
          <w:jc w:val="center"/>
        </w:trPr>
        <w:tc>
          <w:tcPr>
            <w:tcW w:w="493" w:type="dxa"/>
            <w:vAlign w:val="center"/>
          </w:tcPr>
          <w:p w14:paraId="02F10D24" w14:textId="77777777" w:rsidR="000328F8" w:rsidRDefault="00000000">
            <w:pPr>
              <w:pStyle w:val="22"/>
              <w:rPr>
                <w:rFonts w:eastAsia="宋体" w:cs="Times New Roman"/>
                <w:b/>
                <w:color w:val="000000"/>
                <w:sz w:val="21"/>
              </w:rPr>
            </w:pPr>
            <w:r>
              <w:rPr>
                <w:rFonts w:eastAsia="宋体" w:cs="Times New Roman" w:hint="eastAsia"/>
                <w:b/>
                <w:color w:val="000000"/>
                <w:sz w:val="21"/>
              </w:rPr>
              <w:t>9</w:t>
            </w:r>
          </w:p>
        </w:tc>
        <w:tc>
          <w:tcPr>
            <w:tcW w:w="654" w:type="dxa"/>
            <w:vAlign w:val="center"/>
          </w:tcPr>
          <w:p w14:paraId="7A3D1E05"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14B85B0A" w14:textId="77777777" w:rsidR="000328F8" w:rsidRDefault="00000000">
            <w:pPr>
              <w:pStyle w:val="22"/>
              <w:rPr>
                <w:rFonts w:eastAsia="宋体" w:cs="Times New Roman"/>
                <w:b/>
                <w:color w:val="000000"/>
                <w:sz w:val="21"/>
              </w:rPr>
            </w:pPr>
            <w:r>
              <w:rPr>
                <w:rFonts w:eastAsia="宋体" w:cs="Times New Roman" w:hint="eastAsia"/>
                <w:b/>
                <w:color w:val="000000"/>
                <w:sz w:val="21"/>
              </w:rPr>
              <w:t>0</w:t>
            </w:r>
            <w:r>
              <w:rPr>
                <w:rFonts w:eastAsia="宋体" w:cs="Times New Roman"/>
                <w:b/>
                <w:color w:val="000000"/>
                <w:sz w:val="21"/>
              </w:rPr>
              <w:t>.</w:t>
            </w:r>
            <w:r>
              <w:rPr>
                <w:rFonts w:eastAsia="宋体" w:cs="Times New Roman" w:hint="eastAsia"/>
                <w:b/>
                <w:color w:val="000000"/>
                <w:sz w:val="21"/>
              </w:rPr>
              <w:t>7</w:t>
            </w:r>
            <w:r>
              <w:rPr>
                <w:rFonts w:eastAsia="宋体" w:cs="Times New Roman"/>
                <w:b/>
                <w:color w:val="000000"/>
                <w:sz w:val="21"/>
              </w:rPr>
              <w:t>.0</w:t>
            </w:r>
          </w:p>
        </w:tc>
        <w:tc>
          <w:tcPr>
            <w:tcW w:w="682" w:type="dxa"/>
            <w:vAlign w:val="center"/>
          </w:tcPr>
          <w:p w14:paraId="51360C18"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4DA068CC" w14:textId="77777777" w:rsidR="000328F8" w:rsidRDefault="00000000">
            <w:pPr>
              <w:pStyle w:val="22"/>
              <w:jc w:val="left"/>
              <w:rPr>
                <w:rFonts w:eastAsia="宋体" w:cs="Times New Roman"/>
                <w:b/>
                <w:color w:val="000000"/>
                <w:sz w:val="21"/>
              </w:rPr>
            </w:pPr>
            <w:r>
              <w:rPr>
                <w:rFonts w:eastAsia="宋体" w:cs="Times New Roman"/>
                <w:b/>
                <w:color w:val="000000"/>
                <w:sz w:val="21"/>
              </w:rPr>
              <w:t>2026-01-</w:t>
            </w:r>
            <w:r>
              <w:rPr>
                <w:rFonts w:eastAsia="宋体" w:cs="Times New Roman" w:hint="eastAsia"/>
                <w:b/>
                <w:color w:val="000000"/>
                <w:sz w:val="21"/>
              </w:rPr>
              <w:t>17</w:t>
            </w:r>
          </w:p>
        </w:tc>
        <w:tc>
          <w:tcPr>
            <w:tcW w:w="4767" w:type="dxa"/>
            <w:vAlign w:val="center"/>
          </w:tcPr>
          <w:p w14:paraId="647C1978" w14:textId="77777777" w:rsidR="000328F8" w:rsidRDefault="00000000">
            <w:pPr>
              <w:pStyle w:val="22"/>
              <w:jc w:val="left"/>
              <w:rPr>
                <w:rFonts w:eastAsia="宋体" w:cs="Times New Roman"/>
                <w:b/>
                <w:color w:val="000000"/>
                <w:sz w:val="21"/>
              </w:rPr>
            </w:pPr>
            <w:r>
              <w:rPr>
                <w:rFonts w:eastAsia="宋体" w:cs="Times New Roman"/>
                <w:b/>
                <w:color w:val="000000"/>
                <w:sz w:val="21"/>
              </w:rPr>
              <w:t>完善系统架构说明，强化多模态数据与知识图谱之间的映射关系与逻辑一致性。</w:t>
            </w:r>
          </w:p>
        </w:tc>
      </w:tr>
      <w:tr w:rsidR="000328F8" w14:paraId="3C5A384A" w14:textId="77777777">
        <w:trPr>
          <w:cantSplit/>
          <w:trHeight w:val="810"/>
          <w:jc w:val="center"/>
        </w:trPr>
        <w:tc>
          <w:tcPr>
            <w:tcW w:w="493" w:type="dxa"/>
            <w:vAlign w:val="center"/>
          </w:tcPr>
          <w:p w14:paraId="117FF09A" w14:textId="77777777" w:rsidR="000328F8" w:rsidRDefault="00000000">
            <w:pPr>
              <w:pStyle w:val="22"/>
              <w:rPr>
                <w:rFonts w:eastAsia="宋体" w:cs="Times New Roman"/>
                <w:b/>
                <w:color w:val="000000"/>
                <w:sz w:val="21"/>
              </w:rPr>
            </w:pPr>
            <w:r>
              <w:rPr>
                <w:rFonts w:eastAsia="宋体" w:cs="Times New Roman"/>
                <w:b/>
                <w:color w:val="000000"/>
                <w:sz w:val="21"/>
              </w:rPr>
              <w:t>1</w:t>
            </w:r>
            <w:r>
              <w:rPr>
                <w:rFonts w:eastAsia="宋体" w:cs="Times New Roman" w:hint="eastAsia"/>
                <w:b/>
                <w:color w:val="000000"/>
                <w:sz w:val="21"/>
              </w:rPr>
              <w:t>0</w:t>
            </w:r>
          </w:p>
        </w:tc>
        <w:tc>
          <w:tcPr>
            <w:tcW w:w="654" w:type="dxa"/>
            <w:vAlign w:val="center"/>
          </w:tcPr>
          <w:p w14:paraId="3339131C" w14:textId="77777777" w:rsidR="000328F8" w:rsidRDefault="00000000">
            <w:pPr>
              <w:pStyle w:val="22"/>
              <w:rPr>
                <w:rFonts w:eastAsia="宋体" w:cs="Times New Roman"/>
                <w:b/>
                <w:color w:val="000000"/>
                <w:sz w:val="21"/>
              </w:rPr>
            </w:pPr>
            <w:r>
              <w:rPr>
                <w:rFonts w:eastAsia="宋体" w:cs="Times New Roman" w:hint="eastAsia"/>
                <w:b/>
                <w:color w:val="000000"/>
                <w:sz w:val="21"/>
              </w:rPr>
              <w:t>优化</w:t>
            </w:r>
          </w:p>
        </w:tc>
        <w:tc>
          <w:tcPr>
            <w:tcW w:w="898" w:type="dxa"/>
            <w:vAlign w:val="center"/>
          </w:tcPr>
          <w:p w14:paraId="28F5A314" w14:textId="77777777" w:rsidR="000328F8" w:rsidRDefault="00000000">
            <w:pPr>
              <w:pStyle w:val="22"/>
              <w:rPr>
                <w:rFonts w:eastAsia="宋体" w:cs="Times New Roman"/>
                <w:b/>
                <w:color w:val="000000"/>
                <w:sz w:val="21"/>
              </w:rPr>
            </w:pPr>
            <w:r>
              <w:rPr>
                <w:rFonts w:eastAsia="宋体" w:cs="Times New Roman" w:hint="eastAsia"/>
                <w:b/>
                <w:color w:val="000000"/>
                <w:sz w:val="21"/>
              </w:rPr>
              <w:t>0</w:t>
            </w:r>
            <w:r>
              <w:rPr>
                <w:rFonts w:eastAsia="宋体" w:cs="Times New Roman"/>
                <w:b/>
                <w:color w:val="000000"/>
                <w:sz w:val="21"/>
              </w:rPr>
              <w:t>.</w:t>
            </w:r>
            <w:r>
              <w:rPr>
                <w:rFonts w:eastAsia="宋体" w:cs="Times New Roman" w:hint="eastAsia"/>
                <w:b/>
                <w:color w:val="000000"/>
                <w:sz w:val="21"/>
              </w:rPr>
              <w:t>8</w:t>
            </w:r>
            <w:r>
              <w:rPr>
                <w:rFonts w:eastAsia="宋体" w:cs="Times New Roman"/>
                <w:b/>
                <w:color w:val="000000"/>
                <w:sz w:val="21"/>
              </w:rPr>
              <w:t>.0</w:t>
            </w:r>
          </w:p>
        </w:tc>
        <w:tc>
          <w:tcPr>
            <w:tcW w:w="682" w:type="dxa"/>
            <w:vAlign w:val="center"/>
          </w:tcPr>
          <w:p w14:paraId="6794FAD2"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047FDD4A" w14:textId="77777777" w:rsidR="000328F8" w:rsidRDefault="00000000">
            <w:pPr>
              <w:pStyle w:val="22"/>
              <w:jc w:val="left"/>
              <w:rPr>
                <w:rFonts w:eastAsia="宋体" w:cs="Times New Roman"/>
                <w:b/>
                <w:color w:val="000000"/>
                <w:sz w:val="21"/>
              </w:rPr>
            </w:pPr>
            <w:r>
              <w:rPr>
                <w:rFonts w:eastAsia="宋体" w:cs="Times New Roman"/>
                <w:b/>
                <w:color w:val="000000"/>
                <w:sz w:val="21"/>
              </w:rPr>
              <w:t>2026-01-</w:t>
            </w:r>
            <w:r>
              <w:rPr>
                <w:rFonts w:eastAsia="宋体" w:cs="Times New Roman" w:hint="eastAsia"/>
                <w:b/>
                <w:color w:val="000000"/>
                <w:sz w:val="21"/>
              </w:rPr>
              <w:t>23</w:t>
            </w:r>
          </w:p>
        </w:tc>
        <w:tc>
          <w:tcPr>
            <w:tcW w:w="4767" w:type="dxa"/>
            <w:vAlign w:val="center"/>
          </w:tcPr>
          <w:p w14:paraId="6608BF5A" w14:textId="77777777" w:rsidR="000328F8" w:rsidRDefault="00000000">
            <w:pPr>
              <w:pStyle w:val="22"/>
              <w:jc w:val="left"/>
              <w:rPr>
                <w:rFonts w:eastAsia="宋体" w:cs="Times New Roman"/>
                <w:b/>
                <w:color w:val="000000"/>
                <w:sz w:val="21"/>
              </w:rPr>
            </w:pPr>
            <w:r>
              <w:rPr>
                <w:rFonts w:eastAsia="宋体" w:cs="Times New Roman"/>
                <w:b/>
                <w:color w:val="000000"/>
                <w:sz w:val="21"/>
              </w:rPr>
              <w:t>对全文进行结构与语言统一，增强章节衔接性与整体逻辑连贯性。</w:t>
            </w:r>
          </w:p>
        </w:tc>
      </w:tr>
      <w:tr w:rsidR="000328F8" w14:paraId="4ACA0CE9" w14:textId="77777777">
        <w:trPr>
          <w:cantSplit/>
          <w:trHeight w:val="810"/>
          <w:jc w:val="center"/>
        </w:trPr>
        <w:tc>
          <w:tcPr>
            <w:tcW w:w="493" w:type="dxa"/>
            <w:vAlign w:val="center"/>
          </w:tcPr>
          <w:p w14:paraId="1F210071" w14:textId="77777777" w:rsidR="000328F8" w:rsidRDefault="00000000">
            <w:pPr>
              <w:pStyle w:val="22"/>
              <w:rPr>
                <w:rFonts w:eastAsia="宋体" w:cs="Times New Roman"/>
                <w:b/>
                <w:color w:val="000000"/>
                <w:sz w:val="21"/>
              </w:rPr>
            </w:pPr>
            <w:r>
              <w:rPr>
                <w:rFonts w:eastAsia="宋体" w:cs="Times New Roman"/>
                <w:b/>
                <w:color w:val="000000"/>
                <w:sz w:val="21"/>
              </w:rPr>
              <w:t>1</w:t>
            </w:r>
            <w:r>
              <w:rPr>
                <w:rFonts w:eastAsia="宋体" w:cs="Times New Roman" w:hint="eastAsia"/>
                <w:b/>
                <w:color w:val="000000"/>
                <w:sz w:val="21"/>
              </w:rPr>
              <w:t>1</w:t>
            </w:r>
          </w:p>
        </w:tc>
        <w:tc>
          <w:tcPr>
            <w:tcW w:w="654" w:type="dxa"/>
            <w:vAlign w:val="center"/>
          </w:tcPr>
          <w:p w14:paraId="3A2A5B4D"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42F56A68" w14:textId="77777777" w:rsidR="000328F8" w:rsidRDefault="00000000">
            <w:pPr>
              <w:pStyle w:val="22"/>
              <w:rPr>
                <w:rFonts w:eastAsia="宋体" w:cs="Times New Roman"/>
                <w:b/>
                <w:color w:val="000000"/>
                <w:sz w:val="21"/>
              </w:rPr>
            </w:pPr>
            <w:r>
              <w:rPr>
                <w:rFonts w:eastAsia="宋体" w:cs="Times New Roman"/>
                <w:b/>
                <w:color w:val="000000"/>
                <w:sz w:val="21"/>
              </w:rPr>
              <w:t>1.</w:t>
            </w:r>
            <w:r>
              <w:rPr>
                <w:rFonts w:eastAsia="宋体" w:cs="Times New Roman" w:hint="eastAsia"/>
                <w:b/>
                <w:color w:val="000000"/>
                <w:sz w:val="21"/>
              </w:rPr>
              <w:t>0</w:t>
            </w:r>
            <w:r>
              <w:rPr>
                <w:rFonts w:eastAsia="宋体" w:cs="Times New Roman"/>
                <w:b/>
                <w:color w:val="000000"/>
                <w:sz w:val="21"/>
              </w:rPr>
              <w:t>.0</w:t>
            </w:r>
          </w:p>
        </w:tc>
        <w:tc>
          <w:tcPr>
            <w:tcW w:w="682" w:type="dxa"/>
            <w:vAlign w:val="center"/>
          </w:tcPr>
          <w:p w14:paraId="69A18D95"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28C49036" w14:textId="77777777" w:rsidR="000328F8" w:rsidRDefault="00000000">
            <w:pPr>
              <w:pStyle w:val="22"/>
              <w:jc w:val="left"/>
              <w:rPr>
                <w:rFonts w:eastAsia="宋体" w:cs="Times New Roman"/>
                <w:b/>
                <w:color w:val="000000"/>
                <w:sz w:val="21"/>
              </w:rPr>
            </w:pPr>
            <w:r>
              <w:rPr>
                <w:rFonts w:eastAsia="宋体" w:cs="Times New Roman"/>
                <w:b/>
                <w:color w:val="000000"/>
                <w:sz w:val="21"/>
              </w:rPr>
              <w:t>2026-01-</w:t>
            </w:r>
            <w:r>
              <w:rPr>
                <w:rFonts w:eastAsia="宋体" w:cs="Times New Roman" w:hint="eastAsia"/>
                <w:b/>
                <w:color w:val="000000"/>
                <w:sz w:val="21"/>
              </w:rPr>
              <w:t>29</w:t>
            </w:r>
          </w:p>
        </w:tc>
        <w:tc>
          <w:tcPr>
            <w:tcW w:w="4767" w:type="dxa"/>
            <w:vAlign w:val="center"/>
          </w:tcPr>
          <w:p w14:paraId="5168B6B0" w14:textId="77777777" w:rsidR="000328F8" w:rsidRDefault="00000000">
            <w:pPr>
              <w:pStyle w:val="22"/>
              <w:jc w:val="left"/>
              <w:rPr>
                <w:rFonts w:eastAsia="宋体" w:cs="Times New Roman"/>
                <w:b/>
                <w:color w:val="000000"/>
                <w:sz w:val="21"/>
              </w:rPr>
            </w:pPr>
            <w:r>
              <w:rPr>
                <w:rFonts w:eastAsia="宋体" w:cs="Times New Roman"/>
                <w:b/>
                <w:color w:val="000000"/>
                <w:sz w:val="21"/>
              </w:rPr>
              <w:t>定稿版本，完成项目计划书整体内容校对与规范化整理，用于正式提交。</w:t>
            </w:r>
          </w:p>
        </w:tc>
      </w:tr>
    </w:tbl>
    <w:p w14:paraId="47D46BBA" w14:textId="77777777" w:rsidR="000328F8" w:rsidRDefault="000328F8">
      <w:pPr>
        <w:spacing w:line="300" w:lineRule="auto"/>
        <w:ind w:firstLine="480"/>
        <w:sectPr w:rsidR="000328F8">
          <w:pgSz w:w="11906" w:h="16838"/>
          <w:pgMar w:top="1440" w:right="1797" w:bottom="1440" w:left="1797" w:header="851" w:footer="992" w:gutter="0"/>
          <w:pgNumType w:fmt="upperRoman"/>
          <w:cols w:space="425"/>
          <w:docGrid w:type="lines" w:linePitch="312"/>
        </w:sectPr>
      </w:pPr>
    </w:p>
    <w:p w14:paraId="516ADD18" w14:textId="77777777" w:rsidR="000328F8" w:rsidRDefault="00000000">
      <w:pPr>
        <w:pStyle w:val="1"/>
      </w:pPr>
      <w:bookmarkStart w:id="8" w:name="_Toc31367"/>
      <w:bookmarkStart w:id="9" w:name="_Toc331243782"/>
      <w:bookmarkStart w:id="10" w:name="_Toc331238769"/>
      <w:bookmarkStart w:id="11" w:name="_Toc331243882"/>
      <w:bookmarkStart w:id="12" w:name="_Toc331545160"/>
      <w:bookmarkStart w:id="13" w:name="_Toc331243603"/>
      <w:bookmarkStart w:id="14" w:name="_Toc331243703"/>
      <w:bookmarkStart w:id="15" w:name="_Toc331238830"/>
      <w:commentRangeStart w:id="16"/>
      <w:commentRangeEnd w:id="16"/>
      <w:r>
        <w:rPr>
          <w:rStyle w:val="aff4"/>
          <w:rFonts w:asciiTheme="minorHAnsi" w:eastAsiaTheme="minorEastAsia" w:hAnsiTheme="minorHAnsi"/>
          <w:b w:val="0"/>
          <w:bCs w:val="0"/>
          <w:kern w:val="2"/>
        </w:rPr>
        <w:lastRenderedPageBreak/>
        <w:commentReference w:id="16"/>
      </w:r>
      <w:r>
        <w:rPr>
          <w:rFonts w:hint="eastAsia"/>
        </w:rPr>
        <w:t>项目概述</w:t>
      </w:r>
      <w:bookmarkEnd w:id="8"/>
    </w:p>
    <w:p w14:paraId="17F4079F" w14:textId="77777777" w:rsidR="000328F8" w:rsidRDefault="00000000">
      <w:pPr>
        <w:pStyle w:val="2"/>
      </w:pPr>
      <w:bookmarkStart w:id="17" w:name="_Toc21823"/>
      <w:commentRangeStart w:id="18"/>
      <w:commentRangeEnd w:id="18"/>
      <w:r>
        <w:rPr>
          <w:rStyle w:val="aff4"/>
          <w:rFonts w:asciiTheme="minorHAnsi" w:eastAsiaTheme="minorEastAsia" w:hAnsiTheme="minorHAnsi"/>
          <w:b w:val="0"/>
          <w:bCs w:val="0"/>
        </w:rPr>
        <w:commentReference w:id="18"/>
      </w:r>
      <w:r>
        <w:rPr>
          <w:rFonts w:hint="eastAsia"/>
        </w:rPr>
        <w:t>项目背景</w:t>
      </w:r>
      <w:bookmarkEnd w:id="17"/>
    </w:p>
    <w:p w14:paraId="54B6D41D" w14:textId="77777777" w:rsidR="000328F8" w:rsidRDefault="00000000">
      <w:pPr>
        <w:pStyle w:val="a1"/>
        <w:ind w:firstLine="480"/>
      </w:pPr>
      <w:r>
        <w:t>在实际学习过程中，</w:t>
      </w:r>
      <w:r>
        <w:rPr>
          <w:b/>
          <w:bCs/>
        </w:rPr>
        <w:t>高校课堂与备考场景</w:t>
      </w:r>
      <w:r>
        <w:t>往往同时呈现出</w:t>
      </w:r>
      <w:r>
        <w:rPr>
          <w:b/>
          <w:bCs/>
        </w:rPr>
        <w:t>信息密度高、知识来源多样、节奏推进快</w:t>
      </w:r>
      <w:r>
        <w:t>等特点。一节课程中，教师讲解、板书推导、</w:t>
      </w:r>
      <w:r>
        <w:t>PPT</w:t>
      </w:r>
      <w:r>
        <w:t>要点</w:t>
      </w:r>
      <w:commentRangeStart w:id="19"/>
      <w:r>
        <w:t>以及</w:t>
      </w:r>
      <w:commentRangeEnd w:id="19"/>
      <w:r w:rsidR="00814888">
        <w:rPr>
          <w:rStyle w:val="aff4"/>
          <w:rFonts w:asciiTheme="minorHAnsi" w:hAnsiTheme="minorHAnsi"/>
        </w:rPr>
        <w:commentReference w:id="19"/>
      </w:r>
      <w:r>
        <w:t>课堂互动同时发生，学生需要在有限注意力条件下完成信息获取、理解加工与重点判断等</w:t>
      </w:r>
      <w:r>
        <w:rPr>
          <w:b/>
          <w:bCs/>
        </w:rPr>
        <w:t>多重认知任务</w:t>
      </w:r>
      <w:r>
        <w:t>。</w:t>
      </w:r>
    </w:p>
    <w:p w14:paraId="2E230347" w14:textId="77777777" w:rsidR="000328F8" w:rsidRDefault="00000000">
      <w:pPr>
        <w:pStyle w:val="a1"/>
        <w:ind w:firstLine="480"/>
      </w:pPr>
      <w:r>
        <w:t>尽管当前已有录音、拍照、笔记软件等工具辅助学习，但这些工具多以</w:t>
      </w:r>
      <w:r>
        <w:t>“</w:t>
      </w:r>
      <w:r>
        <w:rPr>
          <w:b/>
          <w:bCs/>
        </w:rPr>
        <w:t>信息记录</w:t>
      </w:r>
      <w:r>
        <w:rPr>
          <w:b/>
          <w:bCs/>
        </w:rPr>
        <w:t>”</w:t>
      </w:r>
      <w:r>
        <w:rPr>
          <w:b/>
          <w:bCs/>
        </w:rPr>
        <w:t>为核心</w:t>
      </w:r>
      <w:r>
        <w:t>，</w:t>
      </w:r>
      <w:r>
        <w:rPr>
          <w:b/>
          <w:bCs/>
        </w:rPr>
        <w:t>缺乏对课堂内容语义结构与后续复习需求的整体建模支持</w:t>
      </w:r>
      <w:r>
        <w:t>，导致学生在课后面对大量零散材料时，仍需要投入额外精力进行整理、筛选与再理解。</w:t>
      </w:r>
    </w:p>
    <w:p w14:paraId="756BA638" w14:textId="77777777" w:rsidR="000328F8" w:rsidRDefault="00000000">
      <w:pPr>
        <w:pStyle w:val="a1"/>
        <w:ind w:firstLine="480"/>
      </w:pPr>
      <w:r>
        <w:t>随着课程难度提升与考试压力增大，这种</w:t>
      </w:r>
      <w:r>
        <w:t>“</w:t>
      </w:r>
      <w:r>
        <w:t>课堂信息高强度输入、课后整理高度依赖人工</w:t>
      </w:r>
      <w:r>
        <w:t>”</w:t>
      </w:r>
      <w:r>
        <w:t>的模式逐渐暴露出效率瓶颈，尤其在复习阶段集中体现为找不到关键内容、难以定位知识薄弱点、复习路径缺乏针对性等问题。</w:t>
      </w:r>
    </w:p>
    <w:p w14:paraId="10048A0C" w14:textId="77777777" w:rsidR="000328F8" w:rsidRDefault="00000000">
      <w:pPr>
        <w:pStyle w:val="a1"/>
        <w:ind w:firstLine="480"/>
      </w:pPr>
      <w:r>
        <w:t>因此，有必要从学习全过程视角出发，对学生在课堂记录、课后整理与考前复习衔接过程中所面临的典型问题进行</w:t>
      </w:r>
      <w:r>
        <w:rPr>
          <w:b/>
          <w:bCs/>
        </w:rPr>
        <w:t>系统梳理</w:t>
      </w:r>
      <w:r>
        <w:t>，以明确当前学习工具与真实学习需求之间的差距。</w:t>
      </w:r>
      <w:commentRangeStart w:id="20"/>
      <w:commentRangeEnd w:id="20"/>
      <w:r>
        <w:commentReference w:id="20"/>
      </w:r>
    </w:p>
    <w:p w14:paraId="7E32F977" w14:textId="77777777" w:rsidR="000328F8" w:rsidRDefault="00000000">
      <w:pPr>
        <w:pStyle w:val="3"/>
      </w:pPr>
      <w:bookmarkStart w:id="21" w:name="_Toc5629"/>
      <w:r>
        <w:rPr>
          <w:rFonts w:hint="eastAsia"/>
        </w:rPr>
        <w:t>核心问题与现象</w:t>
      </w:r>
      <w:bookmarkEnd w:id="21"/>
    </w:p>
    <w:p w14:paraId="47B0B36B" w14:textId="77777777" w:rsidR="000328F8" w:rsidRDefault="00000000">
      <w:pPr>
        <w:pStyle w:val="a1"/>
        <w:ind w:firstLine="480"/>
      </w:pPr>
      <w:r>
        <w:t>从整体学习流程来看，当前学生在学习与复习过程中所暴露的问题并非孤立存在，而是沿着</w:t>
      </w:r>
      <w:r>
        <w:t>“</w:t>
      </w:r>
      <w:r>
        <w:t>课堂信息获取</w:t>
      </w:r>
      <w:r>
        <w:t>—</w:t>
      </w:r>
      <w:r>
        <w:t>知识理解建构</w:t>
      </w:r>
      <w:r>
        <w:t>—</w:t>
      </w:r>
      <w:r>
        <w:t>复习重点判断</w:t>
      </w:r>
      <w:r>
        <w:t>—</w:t>
      </w:r>
      <w:r>
        <w:t>训练反馈调整</w:t>
      </w:r>
      <w:r>
        <w:t>”</w:t>
      </w:r>
      <w:r>
        <w:t>的路径逐步累积，并最终在考前复习阶段集中显现。具体而言，这些问题可以归纳为以下五个方面</w:t>
      </w:r>
      <w:r>
        <w:rPr>
          <w:rFonts w:hint="eastAsia"/>
        </w:rPr>
        <w:t>：</w:t>
      </w:r>
    </w:p>
    <w:p w14:paraId="3CEFE17D" w14:textId="77777777" w:rsidR="000328F8" w:rsidRDefault="00000000">
      <w:pPr>
        <w:pStyle w:val="a1"/>
        <w:numPr>
          <w:ilvl w:val="0"/>
          <w:numId w:val="3"/>
        </w:numPr>
        <w:ind w:firstLine="482"/>
        <w:rPr>
          <w:b/>
          <w:bCs/>
        </w:rPr>
      </w:pPr>
      <w:r>
        <w:rPr>
          <w:rFonts w:hint="eastAsia"/>
          <w:b/>
          <w:bCs/>
        </w:rPr>
        <w:t>找不到：学习信息碎片化，检索成本高：</w:t>
      </w:r>
    </w:p>
    <w:p w14:paraId="51A5DAA7" w14:textId="77777777" w:rsidR="000328F8" w:rsidRDefault="00000000">
      <w:pPr>
        <w:pStyle w:val="a1"/>
        <w:ind w:firstLine="480"/>
      </w:pPr>
      <w:r>
        <w:t>在当前高校课堂教学与学习过程中，学生所接触的学习信息呈现出明显的</w:t>
      </w:r>
      <w:r>
        <w:rPr>
          <w:b/>
          <w:bCs/>
        </w:rPr>
        <w:t>多模态与高频产生特征</w:t>
      </w:r>
      <w:r>
        <w:t>，包括教师课堂讲解的语音、板书或</w:t>
      </w:r>
      <w:r>
        <w:t>PPT</w:t>
      </w:r>
      <w:r>
        <w:t>内容、课后课件文件、以及学生个人的手写笔记与标注。然而，这些信息通常分散存储于不同设备和应用中，缺乏统一的组织与关联机制，逐渐形成</w:t>
      </w:r>
      <w:r>
        <w:rPr>
          <w:b/>
          <w:bCs/>
        </w:rPr>
        <w:t>多模态学习数据孤岛</w:t>
      </w:r>
      <w:r>
        <w:t>。</w:t>
      </w:r>
    </w:p>
    <w:p w14:paraId="3286BB6D" w14:textId="77777777" w:rsidR="000328F8" w:rsidRDefault="00000000">
      <w:pPr>
        <w:pStyle w:val="a1"/>
        <w:ind w:firstLine="480"/>
      </w:pPr>
      <w:r>
        <w:t>一方面，课堂录音、</w:t>
      </w:r>
      <w:r>
        <w:t>PPT</w:t>
      </w:r>
      <w:r>
        <w:t>文件、照片与手写笔记之间缺乏时间与语义层面的锚定关系，学生在复习时往往只能依靠模糊记忆进行反复翻找；另一方面，传统笔记工具多以</w:t>
      </w:r>
      <w:r>
        <w:rPr>
          <w:rFonts w:hint="eastAsia"/>
        </w:rPr>
        <w:t>“</w:t>
      </w:r>
      <w:r>
        <w:t>线性文本记录</w:t>
      </w:r>
      <w:r>
        <w:rPr>
          <w:rFonts w:hint="eastAsia"/>
        </w:rPr>
        <w:t>”</w:t>
      </w:r>
      <w:r>
        <w:t>为核心，难以表达知识点之间的结构关系，也无法承载课堂讲解过程中隐含的重点、逻辑顺序与推导过程。这使得学生在复习阶段需要投入大量时间进行信息定位与上下文还原，</w:t>
      </w:r>
      <w:r>
        <w:rPr>
          <w:b/>
          <w:bCs/>
        </w:rPr>
        <w:t>知识检索与复用成本显著增加</w:t>
      </w:r>
      <w:r>
        <w:t>。</w:t>
      </w:r>
    </w:p>
    <w:p w14:paraId="6644E16C" w14:textId="77777777" w:rsidR="000328F8" w:rsidRDefault="00000000">
      <w:pPr>
        <w:pStyle w:val="a1"/>
        <w:ind w:firstLine="480"/>
      </w:pPr>
      <w:r>
        <w:lastRenderedPageBreak/>
        <w:t>随着课程数量与学习资料的不断累积，这种碎片化问题进一步放大，导致学生</w:t>
      </w:r>
      <w:r>
        <w:rPr>
          <w:rFonts w:hint="eastAsia"/>
        </w:rPr>
        <w:t>“</w:t>
      </w:r>
      <w:r>
        <w:t>学过但找不到</w:t>
      </w:r>
      <w:r>
        <w:rPr>
          <w:rFonts w:hint="eastAsia"/>
        </w:rPr>
        <w:t>”“</w:t>
      </w:r>
      <w:r>
        <w:t>记录了但用不上</w:t>
      </w:r>
      <w:r>
        <w:rPr>
          <w:rFonts w:hint="eastAsia"/>
        </w:rPr>
        <w:t>”</w:t>
      </w:r>
      <w:r>
        <w:t>的现象普遍存在，严重影响复习效率。</w:t>
      </w:r>
    </w:p>
    <w:p w14:paraId="74D93E4D" w14:textId="37103996" w:rsidR="000328F8" w:rsidRDefault="00000000">
      <w:pPr>
        <w:pStyle w:val="a1"/>
        <w:ind w:firstLine="482"/>
        <w:rPr>
          <w:b/>
          <w:bCs/>
        </w:rPr>
      </w:pPr>
      <w:r>
        <w:rPr>
          <w:rFonts w:hint="eastAsia"/>
          <w:b/>
          <w:bCs/>
        </w:rPr>
        <w:t>（</w:t>
      </w:r>
      <w:r>
        <w:rPr>
          <w:rFonts w:hint="eastAsia"/>
          <w:b/>
          <w:bCs/>
        </w:rPr>
        <w:t>2</w:t>
      </w:r>
      <w:r>
        <w:rPr>
          <w:rFonts w:hint="eastAsia"/>
          <w:b/>
          <w:bCs/>
        </w:rPr>
        <w:t>）</w:t>
      </w:r>
      <w:r w:rsidR="00814888">
        <w:rPr>
          <w:rFonts w:hint="eastAsia"/>
          <w:b/>
          <w:bCs/>
        </w:rPr>
        <w:t>学</w:t>
      </w:r>
      <w:r>
        <w:rPr>
          <w:rFonts w:hint="eastAsia"/>
          <w:b/>
          <w:bCs/>
        </w:rPr>
        <w:t>不懂：课堂情景丢失，理解出现断层：</w:t>
      </w:r>
    </w:p>
    <w:p w14:paraId="77DD1838" w14:textId="77777777" w:rsidR="000328F8" w:rsidRDefault="00000000">
      <w:pPr>
        <w:pStyle w:val="a1"/>
        <w:ind w:firstLine="480"/>
      </w:pPr>
      <w:r>
        <w:t>课堂教学本质上是一种</w:t>
      </w:r>
      <w:r>
        <w:rPr>
          <w:b/>
          <w:bCs/>
        </w:rPr>
        <w:t>高度依赖情景的认知活动</w:t>
      </w:r>
      <w:r>
        <w:t>。教师在讲解过程中，通过语音强调、板书顺序、例题推导和即时解释，构建了完整的知识理解路径。然而，在课后复习阶段，学生所能接触到的往往只是</w:t>
      </w:r>
      <w:r>
        <w:rPr>
          <w:b/>
          <w:bCs/>
        </w:rPr>
        <w:t>去情景化的静态笔记或课件内容</w:t>
      </w:r>
      <w:r>
        <w:t>。</w:t>
      </w:r>
    </w:p>
    <w:p w14:paraId="0A9A780F" w14:textId="77777777" w:rsidR="000328F8" w:rsidRDefault="00000000">
      <w:pPr>
        <w:pStyle w:val="a1"/>
        <w:ind w:firstLine="480"/>
      </w:pPr>
      <w:r>
        <w:t>由于缺乏对课堂语境的有效还原，学生在复习时常常面临</w:t>
      </w:r>
      <w:r>
        <w:rPr>
          <w:rFonts w:hint="eastAsia"/>
        </w:rPr>
        <w:t>“</w:t>
      </w:r>
      <w:r>
        <w:t>笔记看得懂，但不理解为什么这么推</w:t>
      </w:r>
      <w:r>
        <w:rPr>
          <w:rFonts w:hint="eastAsia"/>
        </w:rPr>
        <w:t>”</w:t>
      </w:r>
      <w:r>
        <w:t>的问题，尤其在涉及抽象概念、公式推导和综合性知识点时更为明显。随着时间推移，课堂中的情景记忆逐渐衰退，学生难以回忆教师当时的讲解逻辑、强调重点及易错提示，形成明显的</w:t>
      </w:r>
      <w:r>
        <w:rPr>
          <w:b/>
          <w:bCs/>
        </w:rPr>
        <w:t>认知断层</w:t>
      </w:r>
      <w:r>
        <w:t>。</w:t>
      </w:r>
    </w:p>
    <w:p w14:paraId="0585E01B" w14:textId="77777777" w:rsidR="000328F8" w:rsidRDefault="00000000">
      <w:pPr>
        <w:pStyle w:val="a1"/>
        <w:ind w:firstLine="480"/>
      </w:pPr>
      <w:r>
        <w:t>现有学习工具大多无法将</w:t>
      </w:r>
      <w:r>
        <w:rPr>
          <w:rFonts w:hint="eastAsia"/>
        </w:rPr>
        <w:t>“</w:t>
      </w:r>
      <w:r>
        <w:t>当时如何讲</w:t>
      </w:r>
      <w:r>
        <w:rPr>
          <w:rFonts w:hint="eastAsia"/>
        </w:rPr>
        <w:t>”“</w:t>
      </w:r>
      <w:r>
        <w:t>为何这样理解</w:t>
      </w:r>
      <w:r>
        <w:rPr>
          <w:rFonts w:hint="eastAsia"/>
        </w:rPr>
        <w:t>”</w:t>
      </w:r>
      <w:r>
        <w:t>这一过程性信息进行保留和再现，导致复习过程演变为对静态内容的重复阅读，理解深度难以提升，进而影响后续应用与解题能力。</w:t>
      </w:r>
    </w:p>
    <w:p w14:paraId="52367EBE" w14:textId="77777777" w:rsidR="000328F8" w:rsidRDefault="00000000">
      <w:pPr>
        <w:pStyle w:val="a1"/>
        <w:ind w:firstLine="482"/>
        <w:rPr>
          <w:b/>
          <w:bCs/>
        </w:rPr>
      </w:pPr>
      <w:r>
        <w:rPr>
          <w:rFonts w:hint="eastAsia"/>
          <w:b/>
          <w:bCs/>
        </w:rPr>
        <w:t>（</w:t>
      </w:r>
      <w:r>
        <w:rPr>
          <w:rFonts w:hint="eastAsia"/>
          <w:b/>
          <w:bCs/>
        </w:rPr>
        <w:t>3</w:t>
      </w:r>
      <w:r>
        <w:rPr>
          <w:rFonts w:hint="eastAsia"/>
          <w:b/>
          <w:bCs/>
        </w:rPr>
        <w:t>）没重点：复习缺乏诊断，备考不够精准：</w:t>
      </w:r>
    </w:p>
    <w:p w14:paraId="3DE2C33A" w14:textId="77777777" w:rsidR="000328F8" w:rsidRDefault="00000000">
      <w:pPr>
        <w:pStyle w:val="a1"/>
        <w:ind w:firstLine="480"/>
      </w:pPr>
      <w:r>
        <w:t>在考试备考阶段，学生普遍面临</w:t>
      </w:r>
      <w:r>
        <w:rPr>
          <w:rFonts w:hint="eastAsia"/>
        </w:rPr>
        <w:t>“</w:t>
      </w:r>
      <w:r>
        <w:t>复习时间有限、知识范围广泛</w:t>
      </w:r>
      <w:r>
        <w:rPr>
          <w:rFonts w:hint="eastAsia"/>
        </w:rPr>
        <w:t>”</w:t>
      </w:r>
      <w:r>
        <w:t>的现实压力。然而，现有学习方式缺乏对知识掌握情况的精准诊断，学生往往难以明确自身真正的薄弱点，只能采取</w:t>
      </w:r>
      <w:r>
        <w:rPr>
          <w:b/>
          <w:bCs/>
        </w:rPr>
        <w:t>全面覆盖或反复翻看</w:t>
      </w:r>
      <w:r>
        <w:t>的方式进行复习。</w:t>
      </w:r>
    </w:p>
    <w:p w14:paraId="307D184F" w14:textId="77777777" w:rsidR="000328F8" w:rsidRDefault="00000000">
      <w:pPr>
        <w:pStyle w:val="a1"/>
        <w:ind w:firstLine="480"/>
      </w:pPr>
      <w:r>
        <w:t>这种以主观感觉为主导的复习策略，容易导致两种极端情况：一是对已基本掌握的内容投入过多时间，造成资源浪费；二是对关键但薄弱的知识点缺乏针对性强化，影响整体成绩提升。由于缺乏以知识结构为依据的复习优先级判断，复习过程难以形成清晰路径，效率普遍偏低。</w:t>
      </w:r>
    </w:p>
    <w:p w14:paraId="24E1855F" w14:textId="77777777" w:rsidR="000328F8" w:rsidRDefault="00000000">
      <w:pPr>
        <w:pStyle w:val="a1"/>
        <w:ind w:firstLine="480"/>
      </w:pPr>
      <w:r>
        <w:t>此外，学生在多门课程同时备考时，更缺乏系统性的统筹与规划机制，复习任务分配高度依赖个人经验与自律水平，学习负担与心理压力不断累积。</w:t>
      </w:r>
    </w:p>
    <w:p w14:paraId="0B780249" w14:textId="77777777" w:rsidR="000328F8" w:rsidRDefault="00000000">
      <w:pPr>
        <w:pStyle w:val="a1"/>
        <w:ind w:firstLine="482"/>
        <w:rPr>
          <w:b/>
          <w:bCs/>
        </w:rPr>
      </w:pPr>
      <w:r>
        <w:rPr>
          <w:rFonts w:hint="eastAsia"/>
          <w:b/>
          <w:bCs/>
        </w:rPr>
        <w:t>（</w:t>
      </w:r>
      <w:r>
        <w:rPr>
          <w:rFonts w:hint="eastAsia"/>
          <w:b/>
          <w:bCs/>
        </w:rPr>
        <w:t>4</w:t>
      </w:r>
      <w:r>
        <w:rPr>
          <w:rFonts w:hint="eastAsia"/>
          <w:b/>
          <w:bCs/>
        </w:rPr>
        <w:t>）乱刷题：测评与知识体系割裂：</w:t>
      </w:r>
    </w:p>
    <w:p w14:paraId="5D408CEF" w14:textId="77777777" w:rsidR="000328F8" w:rsidRDefault="00000000">
      <w:pPr>
        <w:pStyle w:val="a1"/>
        <w:ind w:firstLine="480"/>
      </w:pPr>
      <w:r>
        <w:t>题目练习是备考阶段的重要手段，但在实际学习过程中，测评行为往往</w:t>
      </w:r>
      <w:commentRangeStart w:id="22"/>
      <w:r>
        <w:t>与</w:t>
      </w:r>
      <w:commentRangeEnd w:id="22"/>
      <w:r w:rsidR="00814888">
        <w:rPr>
          <w:rStyle w:val="aff4"/>
          <w:rFonts w:asciiTheme="minorHAnsi" w:hAnsiTheme="minorHAnsi"/>
        </w:rPr>
        <w:commentReference w:id="22"/>
      </w:r>
      <w:r>
        <w:t>知识体系相互割裂。学生在刷题时，更多关注题目对错本身，而对错误产生的根本原因缺乏系统分析，错题往往被</w:t>
      </w:r>
      <w:r>
        <w:rPr>
          <w:b/>
          <w:bCs/>
        </w:rPr>
        <w:t>简单归类或机械重做</w:t>
      </w:r>
      <w:r>
        <w:t>。</w:t>
      </w:r>
    </w:p>
    <w:p w14:paraId="465C6910" w14:textId="77777777" w:rsidR="000328F8" w:rsidRDefault="00000000">
      <w:pPr>
        <w:pStyle w:val="a1"/>
        <w:ind w:firstLine="480"/>
      </w:pPr>
      <w:r>
        <w:t>由于题目与具体知识点、课堂讲解内容之间缺乏有效关联，学生在出现错误后，难以快速定位对应的知识来源，更无法回溯教师当时的讲解过程进行针对性理解。这使得刷题行为容易陷入</w:t>
      </w:r>
      <w:r>
        <w:rPr>
          <w:rFonts w:hint="eastAsia"/>
        </w:rPr>
        <w:t>“</w:t>
      </w:r>
      <w:r>
        <w:t>做题</w:t>
      </w:r>
      <w:r>
        <w:t>—</w:t>
      </w:r>
      <w:r>
        <w:t>出错</w:t>
      </w:r>
      <w:r>
        <w:t>—</w:t>
      </w:r>
      <w:r>
        <w:t>改正</w:t>
      </w:r>
      <w:r>
        <w:t>—</w:t>
      </w:r>
      <w:r>
        <w:t>再错</w:t>
      </w:r>
      <w:r>
        <w:rPr>
          <w:rFonts w:hint="eastAsia"/>
        </w:rPr>
        <w:t>”</w:t>
      </w:r>
      <w:r>
        <w:t>的循环，学习效果难以累积。</w:t>
      </w:r>
    </w:p>
    <w:p w14:paraId="5F8984E9" w14:textId="77777777" w:rsidR="000328F8" w:rsidRDefault="00000000">
      <w:pPr>
        <w:pStyle w:val="a1"/>
        <w:ind w:firstLine="480"/>
      </w:pPr>
      <w:r>
        <w:t>测评结果未能转化为可执行的复习决策，导致</w:t>
      </w:r>
      <w:r>
        <w:rPr>
          <w:rFonts w:hint="eastAsia"/>
        </w:rPr>
        <w:t>“</w:t>
      </w:r>
      <w:r>
        <w:t>题做了不少，但能力提升有限</w:t>
      </w:r>
      <w:r>
        <w:rPr>
          <w:rFonts w:hint="eastAsia"/>
        </w:rPr>
        <w:t>”</w:t>
      </w:r>
      <w:r>
        <w:t>的现象普遍存在。</w:t>
      </w:r>
    </w:p>
    <w:p w14:paraId="317C5631" w14:textId="77777777" w:rsidR="000328F8" w:rsidRDefault="00000000">
      <w:pPr>
        <w:pStyle w:val="a1"/>
        <w:ind w:firstLine="482"/>
        <w:rPr>
          <w:b/>
          <w:bCs/>
        </w:rPr>
      </w:pPr>
      <w:r>
        <w:rPr>
          <w:rFonts w:hint="eastAsia"/>
          <w:b/>
          <w:bCs/>
        </w:rPr>
        <w:t>（</w:t>
      </w:r>
      <w:r>
        <w:rPr>
          <w:rFonts w:hint="eastAsia"/>
          <w:b/>
          <w:bCs/>
        </w:rPr>
        <w:t>5</w:t>
      </w:r>
      <w:r>
        <w:rPr>
          <w:rFonts w:hint="eastAsia"/>
          <w:b/>
          <w:bCs/>
        </w:rPr>
        <w:t>）未闭环：学习过程割裂，缺乏系统调度：</w:t>
      </w:r>
    </w:p>
    <w:p w14:paraId="669812C1" w14:textId="77777777" w:rsidR="000328F8" w:rsidRDefault="00000000">
      <w:pPr>
        <w:pStyle w:val="a1"/>
        <w:ind w:firstLine="480"/>
      </w:pPr>
      <w:r>
        <w:t>综合以上问题可以发现，当前学习过程普遍被割裂为</w:t>
      </w:r>
      <w:r>
        <w:rPr>
          <w:rFonts w:hint="eastAsia"/>
        </w:rPr>
        <w:t>“</w:t>
      </w:r>
      <w:r>
        <w:t>听课、记笔记、刷题、</w:t>
      </w:r>
      <w:r>
        <w:lastRenderedPageBreak/>
        <w:t>临考冲刺</w:t>
      </w:r>
      <w:r>
        <w:rPr>
          <w:rFonts w:hint="eastAsia"/>
        </w:rPr>
        <w:t>”</w:t>
      </w:r>
      <w:r>
        <w:t>等相互独立的阶段，缺乏贯穿</w:t>
      </w:r>
      <w:r>
        <w:rPr>
          <w:b/>
          <w:bCs/>
        </w:rPr>
        <w:t>全流程的数据整合与智能分析机制</w:t>
      </w:r>
      <w:r>
        <w:t>。学习行为产生的大量数据未能形成有效联动，难以持续反哺复习与决策过程。</w:t>
      </w:r>
    </w:p>
    <w:p w14:paraId="52E704A0" w14:textId="77777777" w:rsidR="000328F8" w:rsidRDefault="00000000">
      <w:pPr>
        <w:pStyle w:val="a1"/>
        <w:ind w:firstLine="480"/>
        <w:rPr>
          <w:ins w:id="23" w:author="xingyao liu" w:date="2026-01-21T10:08:00Z" w16du:dateUtc="2026-01-21T02:08:00Z"/>
        </w:rPr>
      </w:pPr>
      <w:r>
        <w:t>在这种模式下，学生更多依赖个人经验进行学习安排，缺乏系统级支持，复习效率与学习效果高度不稳定。这一现状亟需一种能够整合多模态课堂数据、重建学习情景、精准定位短板并引导复习执行的智能化学习系统。</w:t>
      </w:r>
      <w:commentRangeStart w:id="24"/>
      <w:commentRangeEnd w:id="24"/>
      <w:r>
        <w:commentReference w:id="24"/>
      </w:r>
    </w:p>
    <w:p w14:paraId="673299A1" w14:textId="6E92C30B" w:rsidR="009A7C18" w:rsidRDefault="009A7C18">
      <w:pPr>
        <w:pStyle w:val="a1"/>
        <w:ind w:firstLine="480"/>
        <w:rPr>
          <w:rFonts w:hint="eastAsia"/>
        </w:rPr>
      </w:pPr>
      <w:ins w:id="25" w:author="xingyao liu" w:date="2026-01-21T10:08:00Z" w16du:dateUtc="2026-01-21T02:08:00Z">
        <w:r>
          <w:rPr>
            <w:rFonts w:hint="eastAsia"/>
          </w:rPr>
          <w:t>确定下范围</w:t>
        </w:r>
      </w:ins>
      <w:ins w:id="26" w:author="xingyao liu" w:date="2026-01-21T10:09:00Z" w16du:dateUtc="2026-01-21T02:09:00Z">
        <w:r>
          <w:rPr>
            <w:rFonts w:hint="eastAsia"/>
          </w:rPr>
          <w:t>，面向</w:t>
        </w:r>
        <w:proofErr w:type="spellStart"/>
        <w:r>
          <w:rPr>
            <w:rFonts w:hint="eastAsia"/>
          </w:rPr>
          <w:t>xxxx</w:t>
        </w:r>
      </w:ins>
      <w:proofErr w:type="spellEnd"/>
    </w:p>
    <w:p w14:paraId="249A8868" w14:textId="77777777" w:rsidR="000328F8" w:rsidRDefault="00000000">
      <w:pPr>
        <w:pStyle w:val="3"/>
      </w:pPr>
      <w:bookmarkStart w:id="27" w:name="_Toc30337"/>
      <w:r>
        <w:rPr>
          <w:rFonts w:hint="eastAsia"/>
        </w:rPr>
        <w:t>用户画像与市场</w:t>
      </w:r>
      <w:bookmarkEnd w:id="27"/>
    </w:p>
    <w:p w14:paraId="7C54C442" w14:textId="77777777" w:rsidR="000328F8" w:rsidRDefault="00000000">
      <w:pPr>
        <w:pStyle w:val="a1"/>
        <w:ind w:firstLine="480"/>
      </w:pPr>
      <w:r>
        <w:t>在上述核心问题</w:t>
      </w:r>
      <w:r>
        <w:rPr>
          <w:rFonts w:hint="eastAsia"/>
        </w:rPr>
        <w:t>与现象的</w:t>
      </w:r>
      <w:r>
        <w:t>基础</w:t>
      </w:r>
      <w:r>
        <w:rPr>
          <w:rFonts w:hint="eastAsia"/>
        </w:rPr>
        <w:t>上</w:t>
      </w:r>
      <w:r>
        <w:t>，</w:t>
      </w:r>
      <w:r>
        <w:rPr>
          <w:rFonts w:hint="eastAsia"/>
        </w:rPr>
        <w:t>我们不难</w:t>
      </w:r>
      <w:r>
        <w:t>发现</w:t>
      </w:r>
      <w:r>
        <w:rPr>
          <w:rFonts w:hint="eastAsia"/>
        </w:rPr>
        <w:t>：</w:t>
      </w:r>
      <w:r>
        <w:t>不同学习者群体在具体学习阶段、时间条件与目标导向上存在显著差异，但其</w:t>
      </w:r>
      <w:r>
        <w:rPr>
          <w:rFonts w:hint="eastAsia"/>
        </w:rPr>
        <w:t>核心</w:t>
      </w:r>
      <w:r>
        <w:t>痛点具有高度共通性。</w:t>
      </w:r>
    </w:p>
    <w:p w14:paraId="5D7D6D9F" w14:textId="77777777" w:rsidR="000328F8" w:rsidRDefault="00000000">
      <w:pPr>
        <w:pStyle w:val="a1"/>
        <w:ind w:firstLine="480"/>
      </w:pPr>
      <w:r>
        <w:t>为更准确</w:t>
      </w:r>
      <w:r>
        <w:rPr>
          <w:rFonts w:hint="eastAsia"/>
        </w:rPr>
        <w:t>界定</w:t>
      </w:r>
      <w:r>
        <w:t>本项目的适用对象与需求边界，有必要从</w:t>
      </w:r>
      <w:r>
        <w:t>“</w:t>
      </w:r>
      <w:r>
        <w:rPr>
          <w:b/>
          <w:bCs/>
        </w:rPr>
        <w:t>典型用户画像</w:t>
      </w:r>
      <w:r>
        <w:t>”</w:t>
      </w:r>
      <w:r>
        <w:t>与</w:t>
      </w:r>
      <w:r>
        <w:t>“</w:t>
      </w:r>
      <w:r>
        <w:rPr>
          <w:b/>
          <w:bCs/>
        </w:rPr>
        <w:t>整体市场空间</w:t>
      </w:r>
      <w:r>
        <w:t>”</w:t>
      </w:r>
      <w:r>
        <w:t>两</w:t>
      </w:r>
      <w:r>
        <w:rPr>
          <w:rFonts w:hint="eastAsia"/>
        </w:rPr>
        <w:t>大维度</w:t>
      </w:r>
      <w:r>
        <w:t>展开分析：一方面，通过对</w:t>
      </w:r>
      <w:r>
        <w:rPr>
          <w:b/>
          <w:bCs/>
        </w:rPr>
        <w:t>代表性用户群体</w:t>
      </w:r>
      <w:r>
        <w:t>的学习行为与需求特征进行拆解，明确产品的核心服务对象及功能聚焦方向；另一方面，通过对</w:t>
      </w:r>
      <w:r>
        <w:rPr>
          <w:b/>
          <w:bCs/>
        </w:rPr>
        <w:t>目标人群规模与增长趋势</w:t>
      </w:r>
      <w:r>
        <w:t>的测算，评估项目在</w:t>
      </w:r>
      <w:r>
        <w:rPr>
          <w:rFonts w:hint="eastAsia"/>
        </w:rPr>
        <w:t>实际</w:t>
      </w:r>
      <w:r>
        <w:t>市场环境中的落地潜力与商业可行性。</w:t>
      </w:r>
    </w:p>
    <w:p w14:paraId="59349DE2" w14:textId="77777777" w:rsidR="000328F8" w:rsidRDefault="00000000">
      <w:pPr>
        <w:pStyle w:val="4"/>
      </w:pPr>
      <w:r>
        <w:rPr>
          <w:rFonts w:hint="eastAsia"/>
        </w:rPr>
        <w:t>核心目标用户画像分析</w:t>
      </w:r>
    </w:p>
    <w:p w14:paraId="21369DE8" w14:textId="77777777" w:rsidR="000328F8" w:rsidRDefault="00000000">
      <w:pPr>
        <w:pStyle w:val="a1"/>
        <w:ind w:firstLine="480"/>
      </w:pPr>
      <w:r>
        <w:rPr>
          <w:rFonts w:hint="eastAsia"/>
        </w:rPr>
        <w:t>基于对高等教育及职业教育备考场景的深度调研，本研究将核心用户群体锁定为三类具有显著共性痛点的典型画像：</w:t>
      </w:r>
    </w:p>
    <w:p w14:paraId="5B15D483" w14:textId="77777777" w:rsidR="000328F8" w:rsidRDefault="00000000">
      <w:pPr>
        <w:pStyle w:val="a1"/>
        <w:ind w:firstLineChars="0" w:firstLine="0"/>
        <w:jc w:val="center"/>
      </w:pPr>
      <w:commentRangeStart w:id="28"/>
      <w:commentRangeStart w:id="29"/>
      <w:r>
        <w:rPr>
          <w:noProof/>
        </w:rPr>
        <w:drawing>
          <wp:inline distT="0" distB="0" distL="114300" distR="114300" wp14:anchorId="4AA4AB92" wp14:editId="2A56EAF7">
            <wp:extent cx="3663315" cy="2837815"/>
            <wp:effectExtent l="0" t="0" r="381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0"/>
                    <a:stretch>
                      <a:fillRect/>
                    </a:stretch>
                  </pic:blipFill>
                  <pic:spPr>
                    <a:xfrm>
                      <a:off x="0" y="0"/>
                      <a:ext cx="3663315" cy="2837815"/>
                    </a:xfrm>
                    <a:prstGeom prst="rect">
                      <a:avLst/>
                    </a:prstGeom>
                    <a:noFill/>
                    <a:ln>
                      <a:noFill/>
                    </a:ln>
                  </pic:spPr>
                </pic:pic>
              </a:graphicData>
            </a:graphic>
          </wp:inline>
        </w:drawing>
      </w:r>
      <w:commentRangeEnd w:id="28"/>
      <w:r w:rsidR="00814888">
        <w:rPr>
          <w:rStyle w:val="aff4"/>
          <w:rFonts w:asciiTheme="minorHAnsi" w:hAnsiTheme="minorHAnsi"/>
        </w:rPr>
        <w:commentReference w:id="28"/>
      </w:r>
      <w:commentRangeEnd w:id="29"/>
      <w:r w:rsidR="00814888">
        <w:rPr>
          <w:rStyle w:val="aff4"/>
          <w:rFonts w:asciiTheme="minorHAnsi" w:hAnsiTheme="minorHAnsi"/>
        </w:rPr>
        <w:commentReference w:id="29"/>
      </w:r>
    </w:p>
    <w:p w14:paraId="7D8EC40F" w14:textId="77777777" w:rsidR="000328F8" w:rsidRDefault="00000000">
      <w:pPr>
        <w:pStyle w:val="a1"/>
        <w:ind w:firstLine="482"/>
      </w:pPr>
      <w:r>
        <w:rPr>
          <w:rFonts w:hint="eastAsia"/>
          <w:b/>
          <w:bCs/>
        </w:rPr>
        <w:t>（</w:t>
      </w:r>
      <w:r>
        <w:rPr>
          <w:rFonts w:hint="eastAsia"/>
          <w:b/>
          <w:bCs/>
        </w:rPr>
        <w:t>1</w:t>
      </w:r>
      <w:r>
        <w:rPr>
          <w:rFonts w:hint="eastAsia"/>
          <w:b/>
          <w:bCs/>
        </w:rPr>
        <w:t>）</w:t>
      </w:r>
      <w:r>
        <w:rPr>
          <w:rFonts w:ascii="宋体" w:eastAsia="宋体" w:hAnsi="宋体" w:cs="宋体"/>
          <w:b/>
          <w:bCs/>
          <w:szCs w:val="24"/>
        </w:rPr>
        <w:t>高精度知识建模需求的结构化学习人群</w:t>
      </w:r>
      <w:r>
        <w:rPr>
          <w:rFonts w:hint="eastAsia"/>
        </w:rPr>
        <w:t>：</w:t>
      </w:r>
    </w:p>
    <w:p w14:paraId="0D242FE6" w14:textId="77777777" w:rsidR="000328F8" w:rsidRDefault="00000000">
      <w:pPr>
        <w:pStyle w:val="a1"/>
        <w:ind w:firstLine="480"/>
      </w:pPr>
      <w:r>
        <w:rPr>
          <w:rFonts w:hint="eastAsia"/>
        </w:rPr>
        <w:t>该群体主要包括“双一流”高校本科生、保研资格竞争者及医学、法学等高专业壁垒学科学生。其对知识掌握的精度要求极高，学习习惯良好，课堂出勤率</w:t>
      </w:r>
      <w:r>
        <w:rPr>
          <w:rFonts w:hint="eastAsia"/>
        </w:rPr>
        <w:lastRenderedPageBreak/>
        <w:t>高，并普遍采用</w:t>
      </w:r>
      <w:r>
        <w:rPr>
          <w:rFonts w:hint="eastAsia"/>
        </w:rPr>
        <w:t>iPad</w:t>
      </w:r>
      <w:r>
        <w:rPr>
          <w:rFonts w:hint="eastAsia"/>
        </w:rPr>
        <w:t>配合</w:t>
      </w:r>
      <w:r>
        <w:rPr>
          <w:rFonts w:hint="eastAsia"/>
        </w:rPr>
        <w:t>Apple Pencil</w:t>
      </w:r>
      <w:r>
        <w:rPr>
          <w:rFonts w:hint="eastAsia"/>
        </w:rPr>
        <w:t>进行无纸化学习。然而，其在复习过程中常面临</w:t>
      </w:r>
      <w:r>
        <w:rPr>
          <w:rFonts w:hint="eastAsia"/>
          <w:b/>
          <w:bCs/>
        </w:rPr>
        <w:t>手写笔记与课堂录音时空割裂</w:t>
      </w:r>
      <w:r>
        <w:rPr>
          <w:rFonts w:hint="eastAsia"/>
        </w:rPr>
        <w:t>的困扰，难以将笔记中的特定公式推导步骤与教师对应时刻的口述讲解精准关联，导致复习效率因反复拖动录音进度条寻找对应内容而显著降低。本研究提供的笔记</w:t>
      </w:r>
      <w:r>
        <w:rPr>
          <w:rFonts w:hint="eastAsia"/>
        </w:rPr>
        <w:t>-</w:t>
      </w:r>
      <w:r>
        <w:rPr>
          <w:rFonts w:hint="eastAsia"/>
        </w:rPr>
        <w:t>音频同步功能及基于时间戳的</w:t>
      </w:r>
      <w:proofErr w:type="gramStart"/>
      <w:r>
        <w:rPr>
          <w:rFonts w:hint="eastAsia"/>
        </w:rPr>
        <w:t>像素级</w:t>
      </w:r>
      <w:proofErr w:type="gramEnd"/>
      <w:r>
        <w:rPr>
          <w:rFonts w:hint="eastAsia"/>
        </w:rPr>
        <w:t>回溯机制，可有效满足其构建严密知识逻辑闭环的</w:t>
      </w:r>
      <w:commentRangeStart w:id="30"/>
      <w:r>
        <w:rPr>
          <w:rFonts w:hint="eastAsia"/>
        </w:rPr>
        <w:t>需求</w:t>
      </w:r>
      <w:commentRangeEnd w:id="30"/>
      <w:r w:rsidR="00814888">
        <w:rPr>
          <w:rStyle w:val="aff4"/>
          <w:rFonts w:asciiTheme="minorHAnsi" w:hAnsiTheme="minorHAnsi"/>
        </w:rPr>
        <w:commentReference w:id="30"/>
      </w:r>
      <w:r>
        <w:rPr>
          <w:rFonts w:hint="eastAsia"/>
        </w:rPr>
        <w:t>。</w:t>
      </w:r>
    </w:p>
    <w:p w14:paraId="3CAF578E" w14:textId="3DEC0122" w:rsidR="000328F8" w:rsidDel="009A7C18" w:rsidRDefault="00000000">
      <w:pPr>
        <w:pStyle w:val="a1"/>
        <w:ind w:firstLine="482"/>
        <w:rPr>
          <w:del w:id="31" w:author="xingyao liu" w:date="2026-01-21T10:05:00Z" w16du:dateUtc="2026-01-21T02:05:00Z"/>
        </w:rPr>
      </w:pPr>
      <w:del w:id="32" w:author="xingyao liu" w:date="2026-01-21T10:05:00Z" w16du:dateUtc="2026-01-21T02:05:00Z">
        <w:r w:rsidDel="009A7C18">
          <w:rPr>
            <w:rFonts w:hint="eastAsia"/>
            <w:b/>
            <w:bCs/>
          </w:rPr>
          <w:delText>（</w:delText>
        </w:r>
        <w:r w:rsidDel="009A7C18">
          <w:rPr>
            <w:rFonts w:hint="eastAsia"/>
            <w:b/>
            <w:bCs/>
          </w:rPr>
          <w:delText>2</w:delText>
        </w:r>
        <w:r w:rsidDel="009A7C18">
          <w:rPr>
            <w:rFonts w:hint="eastAsia"/>
            <w:b/>
            <w:bCs/>
          </w:rPr>
          <w:delText>）</w:delText>
        </w:r>
        <w:r w:rsidDel="009A7C18">
          <w:rPr>
            <w:rFonts w:ascii="宋体" w:eastAsia="宋体" w:hAnsi="宋体" w:cs="宋体"/>
            <w:b/>
            <w:bCs/>
            <w:szCs w:val="24"/>
          </w:rPr>
          <w:delText>高信息冗余下的托管式备考人群</w:delText>
        </w:r>
        <w:r w:rsidDel="009A7C18">
          <w:rPr>
            <w:rFonts w:hint="eastAsia"/>
          </w:rPr>
          <w:delText>：</w:delText>
        </w:r>
      </w:del>
    </w:p>
    <w:p w14:paraId="06118F75" w14:textId="45C280AF" w:rsidR="000328F8" w:rsidDel="009A7C18" w:rsidRDefault="00000000">
      <w:pPr>
        <w:pStyle w:val="a1"/>
        <w:ind w:firstLine="480"/>
        <w:rPr>
          <w:del w:id="33" w:author="xingyao liu" w:date="2026-01-21T10:05:00Z" w16du:dateUtc="2026-01-21T02:05:00Z"/>
        </w:rPr>
      </w:pPr>
      <w:del w:id="34" w:author="xingyao liu" w:date="2026-01-21T10:05:00Z" w16du:dateUtc="2026-01-21T02:05:00Z">
        <w:r w:rsidDel="009A7C18">
          <w:rPr>
            <w:rFonts w:hint="eastAsia"/>
          </w:rPr>
          <w:delText>该群体主要由研究生入学考试备考者及</w:delText>
        </w:r>
        <w:commentRangeStart w:id="35"/>
        <w:r w:rsidDel="009A7C18">
          <w:rPr>
            <w:rFonts w:hint="eastAsia"/>
          </w:rPr>
          <w:delText>公务员、事业单位招录考试</w:delText>
        </w:r>
        <w:commentRangeEnd w:id="35"/>
        <w:r w:rsidR="009A7C18" w:rsidDel="009A7C18">
          <w:rPr>
            <w:rStyle w:val="aff4"/>
            <w:rFonts w:asciiTheme="minorHAnsi" w:hAnsiTheme="minorHAnsi"/>
          </w:rPr>
          <w:commentReference w:id="35"/>
        </w:r>
        <w:r w:rsidDel="009A7C18">
          <w:rPr>
            <w:rFonts w:hint="eastAsia"/>
          </w:rPr>
          <w:delText>应试者构成。其典型特征表现为</w:delText>
        </w:r>
        <w:r w:rsidDel="009A7C18">
          <w:rPr>
            <w:rFonts w:hint="eastAsia"/>
            <w:b/>
            <w:bCs/>
          </w:rPr>
          <w:delText>备考周期长且学习资料冗余度高</w:delText>
        </w:r>
        <w:r w:rsidDel="009A7C18">
          <w:rPr>
            <w:rFonts w:hint="eastAsia"/>
          </w:rPr>
          <w:delText>，常囤积海量网课视频、电子讲义及录音文件，资料存储量可达数百</w:delText>
        </w:r>
        <w:r w:rsidDel="009A7C18">
          <w:rPr>
            <w:rFonts w:hint="eastAsia"/>
          </w:rPr>
          <w:delText>GB</w:delText>
        </w:r>
        <w:r w:rsidDel="009A7C18">
          <w:rPr>
            <w:rFonts w:hint="eastAsia"/>
          </w:rPr>
          <w:delText>量级。受限于紧迫的备考时间，该群体普遍缺乏精力进行系统化资料整理，易陷入资源囤积与知识焦虑的正反馈循环。其核心痛点在于</w:delText>
        </w:r>
        <w:r w:rsidDel="009A7C18">
          <w:rPr>
            <w:rFonts w:hint="eastAsia"/>
            <w:b/>
            <w:bCs/>
          </w:rPr>
          <w:delText>信息筛选成本过高与系统性学习规划能力缺失</w:delText>
        </w:r>
        <w:r w:rsidDel="009A7C18">
          <w:rPr>
            <w:rFonts w:hint="eastAsia"/>
          </w:rPr>
          <w:delText>，面对海量非结构化学习数据难以高效提取核心考点，且常因学习进度失控而引发显著的习得性无助。本研究提出的“托管式”备考解决方案，通过人工智能自动生成每日复习任务清单并聚合全网优质学习资源，可有效解决其学习效率焦虑问题。</w:delText>
        </w:r>
      </w:del>
    </w:p>
    <w:p w14:paraId="510408CB" w14:textId="70413874" w:rsidR="000328F8" w:rsidDel="009A7C18" w:rsidRDefault="00000000">
      <w:pPr>
        <w:pStyle w:val="a1"/>
        <w:ind w:firstLine="482"/>
        <w:rPr>
          <w:del w:id="36" w:author="xingyao liu" w:date="2026-01-21T10:05:00Z" w16du:dateUtc="2026-01-21T02:05:00Z"/>
          <w:rFonts w:eastAsia="宋体"/>
        </w:rPr>
      </w:pPr>
      <w:del w:id="37" w:author="xingyao liu" w:date="2026-01-21T10:05:00Z" w16du:dateUtc="2026-01-21T02:05:00Z">
        <w:r w:rsidDel="009A7C18">
          <w:rPr>
            <w:rFonts w:hint="eastAsia"/>
            <w:b/>
            <w:bCs/>
          </w:rPr>
          <w:delText>（</w:delText>
        </w:r>
        <w:r w:rsidDel="009A7C18">
          <w:rPr>
            <w:rFonts w:hint="eastAsia"/>
            <w:b/>
            <w:bCs/>
          </w:rPr>
          <w:delText>3</w:delText>
        </w:r>
        <w:r w:rsidDel="009A7C18">
          <w:rPr>
            <w:rFonts w:hint="eastAsia"/>
            <w:b/>
            <w:bCs/>
          </w:rPr>
          <w:delText>）</w:delText>
        </w:r>
        <w:r w:rsidDel="009A7C18">
          <w:rPr>
            <w:rFonts w:ascii="宋体" w:eastAsia="宋体" w:hAnsi="宋体" w:cs="宋体"/>
            <w:b/>
            <w:bCs/>
            <w:szCs w:val="24"/>
          </w:rPr>
          <w:delText>时间高度碎片化的在职</w:delText>
        </w:r>
        <w:r w:rsidDel="009A7C18">
          <w:rPr>
            <w:rFonts w:ascii="宋体" w:eastAsia="宋体" w:hAnsi="宋体" w:cs="宋体" w:hint="eastAsia"/>
            <w:b/>
            <w:bCs/>
            <w:szCs w:val="24"/>
          </w:rPr>
          <w:delText>备考</w:delText>
        </w:r>
        <w:r w:rsidDel="009A7C18">
          <w:rPr>
            <w:rFonts w:ascii="宋体" w:eastAsia="宋体" w:hAnsi="宋体" w:cs="宋体"/>
            <w:b/>
            <w:bCs/>
            <w:szCs w:val="24"/>
          </w:rPr>
          <w:delText>群体</w:delText>
        </w:r>
        <w:r w:rsidDel="009A7C18">
          <w:rPr>
            <w:rFonts w:ascii="宋体" w:eastAsia="宋体" w:hAnsi="宋体" w:cs="宋体" w:hint="eastAsia"/>
            <w:szCs w:val="24"/>
          </w:rPr>
          <w:delText>：</w:delText>
        </w:r>
      </w:del>
    </w:p>
    <w:p w14:paraId="5C13E7DD" w14:textId="79ACD6ED" w:rsidR="000328F8" w:rsidDel="009A7C18" w:rsidRDefault="00000000">
      <w:pPr>
        <w:pStyle w:val="a1"/>
        <w:ind w:firstLine="480"/>
        <w:rPr>
          <w:del w:id="38" w:author="xingyao liu" w:date="2026-01-21T10:05:00Z" w16du:dateUtc="2026-01-21T02:05:00Z"/>
        </w:rPr>
      </w:pPr>
      <w:del w:id="39" w:author="xingyao liu" w:date="2026-01-21T10:05:00Z" w16du:dateUtc="2026-01-21T02:05:00Z">
        <w:r w:rsidDel="009A7C18">
          <w:rPr>
            <w:rFonts w:hint="eastAsia"/>
          </w:rPr>
          <w:delText>该群体涵盖备考注册会计师</w:delText>
        </w:r>
        <w:r w:rsidDel="009A7C18">
          <w:rPr>
            <w:rFonts w:hint="eastAsia"/>
          </w:rPr>
          <w:delText>(CPA)</w:delText>
        </w:r>
        <w:r w:rsidDel="009A7C18">
          <w:rPr>
            <w:rFonts w:hint="eastAsia"/>
          </w:rPr>
          <w:delText>、特许金融分析师</w:delText>
        </w:r>
        <w:r w:rsidDel="009A7C18">
          <w:rPr>
            <w:rFonts w:hint="eastAsia"/>
          </w:rPr>
          <w:delText>(CFA)</w:delText>
        </w:r>
        <w:r w:rsidDel="009A7C18">
          <w:rPr>
            <w:rFonts w:hint="eastAsia"/>
          </w:rPr>
          <w:delText>、国家统一法律职业资格考试等高难度专业证书的在职人士。其付费能力最强，但学习时间呈现</w:delText>
        </w:r>
        <w:r w:rsidDel="009A7C18">
          <w:rPr>
            <w:rFonts w:hint="eastAsia"/>
            <w:b/>
            <w:bCs/>
          </w:rPr>
          <w:delText>高度碎片化特征</w:delText>
        </w:r>
        <w:r w:rsidDel="009A7C18">
          <w:rPr>
            <w:rFonts w:hint="eastAsia"/>
          </w:rPr>
          <w:delText>，多依赖通勤、午休等零散时段进行学习，导致学习心流频繁中断，难以维持深度专注状态。其最迫切的需求在于解决“学习断点接续困难”问题。本研究设计的断点续学功能及考点热力图分析工具，可辅助其高效利用碎片时间进行习题练习与知识回顾，实现学习进度的自动化管理。</w:delText>
        </w:r>
        <w:commentRangeStart w:id="40"/>
        <w:commentRangeStart w:id="41"/>
        <w:commentRangeEnd w:id="41"/>
        <w:r w:rsidDel="009A7C18">
          <w:commentReference w:id="41"/>
        </w:r>
      </w:del>
    </w:p>
    <w:p w14:paraId="03673596" w14:textId="77777777" w:rsidR="000328F8" w:rsidRDefault="00000000">
      <w:pPr>
        <w:pStyle w:val="4"/>
      </w:pPr>
      <w:r>
        <w:rPr>
          <w:rFonts w:hint="eastAsia"/>
        </w:rPr>
        <w:t>市场规模与增长潜力测算</w:t>
      </w:r>
    </w:p>
    <w:commentRangeEnd w:id="40"/>
    <w:p w14:paraId="021D89EB" w14:textId="05492BF3" w:rsidR="000328F8" w:rsidRDefault="00000000">
      <w:pPr>
        <w:pStyle w:val="a1"/>
        <w:ind w:firstLine="480"/>
      </w:pPr>
      <w:r>
        <w:commentReference w:id="40"/>
      </w:r>
      <w:r>
        <w:t>从</w:t>
      </w:r>
      <w:r>
        <w:rPr>
          <w:b/>
          <w:bCs/>
        </w:rPr>
        <w:t>宏观市场背景</w:t>
      </w:r>
      <w:r>
        <w:t>来看，根据教育部及相关行业</w:t>
      </w:r>
      <w:proofErr w:type="gramStart"/>
      <w:r>
        <w:t>研</w:t>
      </w:r>
      <w:proofErr w:type="gramEnd"/>
      <w:r>
        <w:t>报数据，中国高等教育</w:t>
      </w:r>
      <w:proofErr w:type="gramStart"/>
      <w:r>
        <w:t>在学总</w:t>
      </w:r>
      <w:proofErr w:type="gramEnd"/>
      <w:r>
        <w:t>规模已超过</w:t>
      </w:r>
      <w:r>
        <w:t>4430</w:t>
      </w:r>
      <w:r>
        <w:t>万人</w:t>
      </w:r>
      <w:ins w:id="42" w:author="xingyao liu" w:date="2026-01-21T10:05:00Z" w16du:dateUtc="2026-01-21T02:05:00Z">
        <w:r w:rsidR="009A7C18">
          <w:rPr>
            <w:rFonts w:hint="eastAsia"/>
          </w:rPr>
          <w:t>（中国</w:t>
        </w:r>
        <w:r w:rsidR="009A7C18">
          <w:rPr>
            <w:rFonts w:hint="eastAsia"/>
          </w:rPr>
          <w:t>xxx</w:t>
        </w:r>
        <w:r w:rsidR="009A7C18">
          <w:rPr>
            <w:rFonts w:hint="eastAsia"/>
          </w:rPr>
          <w:t>报</w:t>
        </w:r>
        <w:r w:rsidR="009A7C18">
          <w:rPr>
            <w:rFonts w:hint="eastAsia"/>
          </w:rPr>
          <w:t>xx</w:t>
        </w:r>
        <w:r w:rsidR="009A7C18">
          <w:rPr>
            <w:rFonts w:hint="eastAsia"/>
          </w:rPr>
          <w:t>月，要有引用来源）</w:t>
        </w:r>
      </w:ins>
      <w:r>
        <w:t>，其中本科生与研究生群体构成了最稳定、最</w:t>
      </w:r>
      <w:proofErr w:type="gramStart"/>
      <w:r>
        <w:t>具长期</w:t>
      </w:r>
      <w:proofErr w:type="gramEnd"/>
      <w:r>
        <w:t>价值的知识学习与能力提升人群。随着高校课程体系专业化程度的不断提升，学生在校期间所需掌握的知识体量与复杂度显著增加，</w:t>
      </w:r>
      <w:r>
        <w:rPr>
          <w:b/>
          <w:bCs/>
        </w:rPr>
        <w:t>结构化学习与长期知识积累已成为大学生群体的核心刚需</w:t>
      </w:r>
      <w:r>
        <w:t>。</w:t>
      </w:r>
    </w:p>
    <w:p w14:paraId="1C878827" w14:textId="77777777" w:rsidR="000328F8" w:rsidRDefault="00000000">
      <w:pPr>
        <w:pStyle w:val="a1"/>
        <w:ind w:firstLine="480"/>
      </w:pPr>
      <w:r>
        <w:t>在</w:t>
      </w:r>
      <w:r>
        <w:rPr>
          <w:rFonts w:hint="eastAsia"/>
        </w:rPr>
        <w:t>“</w:t>
      </w:r>
      <w:r>
        <w:t>双一流</w:t>
      </w:r>
      <w:r>
        <w:rPr>
          <w:rFonts w:hint="eastAsia"/>
        </w:rPr>
        <w:t>”</w:t>
      </w:r>
      <w:r>
        <w:t>建设、高校绩点竞争、保研比例有限等现实压力下，</w:t>
      </w:r>
      <w:r>
        <w:rPr>
          <w:b/>
          <w:bCs/>
        </w:rPr>
        <w:t>大学生</w:t>
      </w:r>
      <w:r>
        <w:t>对学习过程的</w:t>
      </w:r>
      <w:r>
        <w:rPr>
          <w:b/>
          <w:bCs/>
        </w:rPr>
        <w:t>精细化管理需求持续上升</w:t>
      </w:r>
      <w:r>
        <w:t>。尤其是在理工科、医学、法学、经济金融等高专业壁垒学科中，学生普遍采用拍摄课件、录制课堂音频、手写电子笔记等方式进行多模态学习记录，但现有学习工具大多停留在</w:t>
      </w:r>
      <w:r>
        <w:rPr>
          <w:rFonts w:hint="eastAsia"/>
        </w:rPr>
        <w:t>“</w:t>
      </w:r>
      <w:r>
        <w:t>信息存储</w:t>
      </w:r>
      <w:r>
        <w:rPr>
          <w:rFonts w:hint="eastAsia"/>
        </w:rPr>
        <w:t>”</w:t>
      </w:r>
      <w:r>
        <w:t>层面，</w:t>
      </w:r>
      <w:r>
        <w:rPr>
          <w:b/>
          <w:bCs/>
        </w:rPr>
        <w:t>难以将碎片化输入转化为可复用、可演化的知识结构</w:t>
      </w:r>
      <w:r>
        <w:t>，导致学习成果难以沉淀，复习效率长期受限。</w:t>
      </w:r>
    </w:p>
    <w:p w14:paraId="725FF5AA" w14:textId="77777777" w:rsidR="000328F8" w:rsidRDefault="00000000">
      <w:pPr>
        <w:pStyle w:val="a1"/>
        <w:ind w:firstLine="480"/>
      </w:pPr>
      <w:r>
        <w:t>在此基础上，</w:t>
      </w:r>
      <w:r>
        <w:rPr>
          <w:b/>
          <w:bCs/>
        </w:rPr>
        <w:t>考研、公务员及事业单位招录考试</w:t>
      </w:r>
      <w:r>
        <w:t>构成了本项目的重要延展市</w:t>
      </w:r>
      <w:r>
        <w:lastRenderedPageBreak/>
        <w:t>场。考研报名人数虽近年来略有波动，但仍维持在</w:t>
      </w:r>
      <w:r>
        <w:t>438</w:t>
      </w:r>
      <w:r>
        <w:t>万人左右的高位水平，且二战、三战比例上升显著拉长了备考周期，使考生对系统化提效工具的依赖程度持续增强；考公与考编市场报名规模连续多年创历史新高，</w:t>
      </w:r>
      <w:r>
        <w:t>2024</w:t>
      </w:r>
      <w:r>
        <w:t>年已突破</w:t>
      </w:r>
      <w:r>
        <w:t>300</w:t>
      </w:r>
      <w:r>
        <w:t>万人，极低的报录比进一步强化了用户为效率与竞争力付费的意愿；此外，仅</w:t>
      </w:r>
      <w:r>
        <w:t>CPA</w:t>
      </w:r>
      <w:r>
        <w:t>注册会计师考试每年的报名人数即稳定在</w:t>
      </w:r>
      <w:r>
        <w:t>100</w:t>
      </w:r>
      <w:r>
        <w:t>万至</w:t>
      </w:r>
      <w:r>
        <w:t>180</w:t>
      </w:r>
      <w:r>
        <w:t>万人区间。</w:t>
      </w:r>
    </w:p>
    <w:p w14:paraId="206C7EEF" w14:textId="77777777" w:rsidR="000328F8" w:rsidRDefault="00000000">
      <w:pPr>
        <w:pStyle w:val="a1"/>
        <w:ind w:firstLineChars="0" w:firstLine="0"/>
        <w:jc w:val="center"/>
      </w:pPr>
      <w:commentRangeStart w:id="43"/>
      <w:r>
        <w:rPr>
          <w:noProof/>
        </w:rPr>
        <w:drawing>
          <wp:inline distT="0" distB="0" distL="114300" distR="114300" wp14:anchorId="6380C0EC" wp14:editId="5D760A9B">
            <wp:extent cx="4787265" cy="2839720"/>
            <wp:effectExtent l="0" t="0" r="3810" b="825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1"/>
                    <a:stretch>
                      <a:fillRect/>
                    </a:stretch>
                  </pic:blipFill>
                  <pic:spPr>
                    <a:xfrm>
                      <a:off x="0" y="0"/>
                      <a:ext cx="4787265" cy="2839720"/>
                    </a:xfrm>
                    <a:prstGeom prst="rect">
                      <a:avLst/>
                    </a:prstGeom>
                    <a:noFill/>
                    <a:ln>
                      <a:noFill/>
                    </a:ln>
                  </pic:spPr>
                </pic:pic>
              </a:graphicData>
            </a:graphic>
          </wp:inline>
        </w:drawing>
      </w:r>
      <w:commentRangeEnd w:id="43"/>
      <w:r w:rsidR="009A7C18">
        <w:rPr>
          <w:rStyle w:val="aff4"/>
          <w:rFonts w:asciiTheme="minorHAnsi" w:hAnsiTheme="minorHAnsi"/>
        </w:rPr>
        <w:commentReference w:id="43"/>
      </w:r>
    </w:p>
    <w:p w14:paraId="1D90394A" w14:textId="77777777" w:rsidR="000328F8" w:rsidRDefault="00000000">
      <w:pPr>
        <w:pStyle w:val="a1"/>
        <w:ind w:firstLine="480"/>
      </w:pPr>
      <w:r>
        <w:t>综合测算，以在校大学生中的结构化深度学习人群为核心用户，以</w:t>
      </w:r>
      <w:r>
        <w:rPr>
          <w:rFonts w:hint="eastAsia"/>
        </w:rPr>
        <w:t>期末、</w:t>
      </w:r>
      <w:r>
        <w:t>考研、考</w:t>
      </w:r>
      <w:r>
        <w:rPr>
          <w:rFonts w:hint="eastAsia"/>
        </w:rPr>
        <w:t>公</w:t>
      </w:r>
      <w:r>
        <w:t>及高难度职业资格考试备考者为重要延展用户，本项目的</w:t>
      </w:r>
      <w:r>
        <w:rPr>
          <w:b/>
          <w:bCs/>
        </w:rPr>
        <w:t>年度核心刚需用户池规模保守估计在</w:t>
      </w:r>
      <w:r>
        <w:rPr>
          <w:b/>
          <w:bCs/>
        </w:rPr>
        <w:t>1000</w:t>
      </w:r>
      <w:r>
        <w:rPr>
          <w:b/>
          <w:bCs/>
        </w:rPr>
        <w:t>万人以上</w:t>
      </w:r>
      <w:r>
        <w:t>。在</w:t>
      </w:r>
      <w:r>
        <w:rPr>
          <w:rFonts w:hint="eastAsia"/>
        </w:rPr>
        <w:t>“</w:t>
      </w:r>
      <w:r>
        <w:t>内卷</w:t>
      </w:r>
      <w:r>
        <w:rPr>
          <w:rFonts w:hint="eastAsia"/>
        </w:rPr>
        <w:t>”</w:t>
      </w:r>
      <w:r>
        <w:t>环境持续强化的背景下，用户为知识效率、认知结构与学习规划付费的意愿显著提升，备考与学习类应用的付费转化率已明显高于泛娱乐类产品。同时，随着大模型教育应用进入落地阶段，用户对</w:t>
      </w:r>
      <w:r>
        <w:t>AI</w:t>
      </w:r>
      <w:r>
        <w:t>充当</w:t>
      </w:r>
      <w:r>
        <w:rPr>
          <w:rFonts w:hint="eastAsia"/>
        </w:rPr>
        <w:t>“</w:t>
      </w:r>
      <w:r>
        <w:t>私人助教</w:t>
      </w:r>
      <w:r>
        <w:rPr>
          <w:rFonts w:hint="eastAsia"/>
        </w:rPr>
        <w:t>”</w:t>
      </w:r>
      <w:r>
        <w:t>与</w:t>
      </w:r>
      <w:r>
        <w:rPr>
          <w:rFonts w:hint="eastAsia"/>
        </w:rPr>
        <w:t>“</w:t>
      </w:r>
      <w:r>
        <w:t>知识管理中枢</w:t>
      </w:r>
      <w:r>
        <w:rPr>
          <w:rFonts w:hint="eastAsia"/>
        </w:rPr>
        <w:t>”</w:t>
      </w:r>
      <w:r>
        <w:t>的认知基础已基本形成，为本项目的市场推广与用户教育奠定了良好基础。</w:t>
      </w:r>
    </w:p>
    <w:p w14:paraId="47C0EA24" w14:textId="77777777" w:rsidR="000328F8" w:rsidRDefault="00000000">
      <w:pPr>
        <w:pStyle w:val="3"/>
      </w:pPr>
      <w:bookmarkStart w:id="44" w:name="_Toc27760"/>
      <w:commentRangeStart w:id="45"/>
      <w:r>
        <w:rPr>
          <w:rFonts w:hint="eastAsia"/>
        </w:rPr>
        <w:t>商业价值</w:t>
      </w:r>
      <w:commentRangeEnd w:id="45"/>
      <w:r>
        <w:commentReference w:id="45"/>
      </w:r>
      <w:r>
        <w:rPr>
          <w:rFonts w:hint="eastAsia"/>
        </w:rPr>
        <w:t>与竞品分析</w:t>
      </w:r>
      <w:bookmarkEnd w:id="44"/>
    </w:p>
    <w:p w14:paraId="69FFBE58" w14:textId="77777777" w:rsidR="000328F8" w:rsidRDefault="00000000">
      <w:pPr>
        <w:pStyle w:val="4"/>
      </w:pPr>
      <w:r>
        <w:rPr>
          <w:rFonts w:hint="eastAsia"/>
        </w:rPr>
        <w:t>商业价值分析与市场规模估算</w:t>
      </w:r>
    </w:p>
    <w:p w14:paraId="4505918F" w14:textId="77777777" w:rsidR="000328F8" w:rsidRDefault="00000000">
      <w:pPr>
        <w:pStyle w:val="a1"/>
        <w:ind w:firstLine="480"/>
      </w:pPr>
      <w:r>
        <w:rPr>
          <w:rFonts w:hint="eastAsia"/>
        </w:rPr>
        <w:t>“</w:t>
      </w:r>
      <w:r>
        <w:t>溯光智习</w:t>
      </w:r>
      <w:r>
        <w:rPr>
          <w:rFonts w:hint="eastAsia"/>
        </w:rPr>
        <w:t>”</w:t>
      </w:r>
      <w:r>
        <w:t>定位于</w:t>
      </w:r>
      <w:r>
        <w:rPr>
          <w:b/>
          <w:bCs/>
        </w:rPr>
        <w:t>课堂采集、知识结构化、复习执行闭环的智能学习中枢</w:t>
      </w:r>
      <w:r>
        <w:t>，区别于单纯笔记、语音转写或题库类工具，其商业价值主要体现在</w:t>
      </w:r>
      <w:r>
        <w:rPr>
          <w:b/>
          <w:bCs/>
        </w:rPr>
        <w:t>高频使用场景、长期用户留存与持续付费</w:t>
      </w:r>
      <w:commentRangeStart w:id="46"/>
      <w:r>
        <w:rPr>
          <w:b/>
          <w:bCs/>
        </w:rPr>
        <w:t>潜力</w:t>
      </w:r>
      <w:commentRangeEnd w:id="46"/>
      <w:r w:rsidR="009A7C18">
        <w:rPr>
          <w:rStyle w:val="aff4"/>
          <w:rFonts w:asciiTheme="minorHAnsi" w:hAnsiTheme="minorHAnsi"/>
        </w:rPr>
        <w:commentReference w:id="46"/>
      </w:r>
      <w:r>
        <w:t>。</w:t>
      </w:r>
    </w:p>
    <w:p w14:paraId="5B208C0D" w14:textId="77777777" w:rsidR="000328F8" w:rsidRDefault="00000000">
      <w:pPr>
        <w:pStyle w:val="a1"/>
        <w:ind w:firstLine="480"/>
      </w:pPr>
      <w:r>
        <w:t>首先，从全球教育应用市场整体规模来看，</w:t>
      </w:r>
      <w:r>
        <w:rPr>
          <w:b/>
          <w:bCs/>
        </w:rPr>
        <w:t>教育类移动应用</w:t>
      </w:r>
      <w:r>
        <w:t>在</w:t>
      </w:r>
      <w:r>
        <w:t>2024</w:t>
      </w:r>
      <w:r>
        <w:t>年全球收入已超过</w:t>
      </w:r>
      <w:r>
        <w:t>340</w:t>
      </w:r>
      <w:r>
        <w:t>亿美元，并预计在未来几年持续快速增长，年复合增长率超过</w:t>
      </w:r>
      <w:r>
        <w:t>25%</w:t>
      </w:r>
      <w:r>
        <w:t>左右。全球教育应用市场整体规模预计在</w:t>
      </w:r>
      <w:r>
        <w:t>2025</w:t>
      </w:r>
      <w:r>
        <w:t>年继续保持稳定增长趋势。</w:t>
      </w:r>
    </w:p>
    <w:p w14:paraId="2A1C9182" w14:textId="77777777" w:rsidR="000328F8" w:rsidRDefault="00000000">
      <w:pPr>
        <w:pStyle w:val="a1"/>
        <w:ind w:firstLine="480"/>
      </w:pPr>
      <w:r>
        <w:lastRenderedPageBreak/>
        <w:t>其次，从智能教育与个性化学习应用的细分市场来看，</w:t>
      </w:r>
      <w:r>
        <w:rPr>
          <w:b/>
          <w:bCs/>
        </w:rPr>
        <w:t>全球多模态智能学习系统</w:t>
      </w:r>
      <w:r>
        <w:t>正在成为教育技术发展的重要方向。全球智能教育平台市场预计在</w:t>
      </w:r>
      <w:r>
        <w:t>2025</w:t>
      </w:r>
      <w:r>
        <w:t>年突破</w:t>
      </w:r>
      <w:r>
        <w:t>8000</w:t>
      </w:r>
      <w:r>
        <w:t>亿元人民币，并在中国市场表现出高于整体教育类应用的增长率。</w:t>
      </w:r>
    </w:p>
    <w:p w14:paraId="323373CF" w14:textId="77777777" w:rsidR="000328F8" w:rsidRDefault="00000000">
      <w:pPr>
        <w:pStyle w:val="a1"/>
        <w:ind w:firstLine="480"/>
      </w:pPr>
      <w:r>
        <w:t>针对大学生与备考场景，本项目的目标用户具有明确的</w:t>
      </w:r>
      <w:r>
        <w:rPr>
          <w:rFonts w:hint="eastAsia"/>
        </w:rPr>
        <w:t>“</w:t>
      </w:r>
      <w:r>
        <w:t>效率提升导向</w:t>
      </w:r>
      <w:r>
        <w:rPr>
          <w:rFonts w:hint="eastAsia"/>
        </w:rPr>
        <w:t>”</w:t>
      </w:r>
      <w:r>
        <w:t>。在国内，仅高校学生与备考人群已经接近千万级规模，而这部分用户在课业负担大、时间碎片化特点明显的情况下，对具有复习路径规划与知识短板辅助功能的工具具有明显内在需求。根据艾媒咨询等行业对在线教育用户行为数据的分析，超过四成用户希望通过教育软件获得模拟题、复习计划等附加服务，这也体现了用户付费行为从</w:t>
      </w:r>
      <w:r>
        <w:rPr>
          <w:rFonts w:hint="eastAsia"/>
        </w:rPr>
        <w:t>“</w:t>
      </w:r>
      <w:r>
        <w:t>内容获取</w:t>
      </w:r>
      <w:r>
        <w:rPr>
          <w:rFonts w:hint="eastAsia"/>
        </w:rPr>
        <w:t>”</w:t>
      </w:r>
      <w:r>
        <w:t>向</w:t>
      </w:r>
      <w:r>
        <w:rPr>
          <w:rFonts w:hint="eastAsia"/>
        </w:rPr>
        <w:t>“</w:t>
      </w:r>
      <w:r>
        <w:t>效果导向</w:t>
      </w:r>
      <w:r>
        <w:rPr>
          <w:rFonts w:hint="eastAsia"/>
        </w:rPr>
        <w:t>”</w:t>
      </w:r>
      <w:r>
        <w:t>转变的趋势。</w:t>
      </w:r>
    </w:p>
    <w:p w14:paraId="6D46398D" w14:textId="77777777" w:rsidR="000328F8" w:rsidRDefault="00000000">
      <w:pPr>
        <w:pStyle w:val="a1"/>
        <w:ind w:firstLine="480"/>
      </w:pPr>
      <w:r>
        <w:t>结合市场规模与用户付费习惯，可以做以下估算：</w:t>
      </w:r>
    </w:p>
    <w:p w14:paraId="4691801F" w14:textId="77777777" w:rsidR="000328F8" w:rsidRDefault="00000000">
      <w:pPr>
        <w:pStyle w:val="a1"/>
        <w:ind w:firstLine="480"/>
      </w:pPr>
      <w:r>
        <w:t>第一，本项目可采用</w:t>
      </w:r>
      <w:r>
        <w:rPr>
          <w:b/>
          <w:bCs/>
        </w:rPr>
        <w:t>基础订阅</w:t>
      </w:r>
      <w:r>
        <w:rPr>
          <w:b/>
          <w:bCs/>
        </w:rPr>
        <w:t>+</w:t>
      </w:r>
      <w:r>
        <w:rPr>
          <w:b/>
          <w:bCs/>
        </w:rPr>
        <w:t>智能增值服务</w:t>
      </w:r>
      <w:r>
        <w:t>的复合收费模式。基础订阅服务包括多模态数据存储与同步、云端知识图谱管理、基本语音转写与</w:t>
      </w:r>
      <w:r>
        <w:t>OCR</w:t>
      </w:r>
      <w:r>
        <w:t>识别等，可将年订阅价格设置在</w:t>
      </w:r>
      <w:r>
        <w:t>1</w:t>
      </w:r>
      <w:r>
        <w:rPr>
          <w:rFonts w:hint="eastAsia"/>
        </w:rPr>
        <w:t>0</w:t>
      </w:r>
      <w:r>
        <w:t>0–2</w:t>
      </w:r>
      <w:r>
        <w:rPr>
          <w:rFonts w:hint="eastAsia"/>
        </w:rPr>
        <w:t>0</w:t>
      </w:r>
      <w:r>
        <w:t>0</w:t>
      </w:r>
      <w:r>
        <w:t>元人民币区间，符合多数学生和年轻学习者的消费预期。智能增值服务包括</w:t>
      </w:r>
      <w:r>
        <w:t>AI</w:t>
      </w:r>
      <w:r>
        <w:t>复习规划、智能知识点讲解、任务型练习生成、众源知识补给等，以高级付费套餐形式提供，年均均摊增值收入预估</w:t>
      </w:r>
      <w:r>
        <w:t>80–160</w:t>
      </w:r>
      <w:r>
        <w:t>元人民币。</w:t>
      </w:r>
    </w:p>
    <w:p w14:paraId="50EA9FC9" w14:textId="77777777" w:rsidR="000328F8" w:rsidRDefault="00000000">
      <w:pPr>
        <w:pStyle w:val="a1"/>
        <w:ind w:firstLine="480"/>
      </w:pPr>
      <w:r>
        <w:t>第二，在</w:t>
      </w:r>
      <w:r>
        <w:rPr>
          <w:b/>
          <w:bCs/>
        </w:rPr>
        <w:t>保守市场渗透假设</w:t>
      </w:r>
      <w:r>
        <w:t>下，假定首阶段渗透率为目标用户的</w:t>
      </w:r>
      <w:r>
        <w:t>0.5%</w:t>
      </w:r>
      <w:r>
        <w:t>，则在千万级核心目标用户规模下，对应付费用户约为五万人。按照年均付费总额约</w:t>
      </w:r>
      <w:r>
        <w:rPr>
          <w:rFonts w:hint="eastAsia"/>
        </w:rPr>
        <w:t>1</w:t>
      </w:r>
      <w:r>
        <w:t>00</w:t>
      </w:r>
      <w:r>
        <w:t>元</w:t>
      </w:r>
      <w:r>
        <w:t>/</w:t>
      </w:r>
      <w:r>
        <w:t>人的估算，首阶段年收入规模约为</w:t>
      </w:r>
      <w:r>
        <w:t>500</w:t>
      </w:r>
      <w:r>
        <w:t>万元人民币。在产品迭代、用户口碑积累及推广增强后，若渗透率提升至</w:t>
      </w:r>
      <w:r>
        <w:t>1.5%</w:t>
      </w:r>
      <w:r>
        <w:t>，付费用户规模可达约十五万人，对应年收入规模约</w:t>
      </w:r>
      <w:r>
        <w:rPr>
          <w:rFonts w:hint="eastAsia"/>
        </w:rPr>
        <w:t>1</w:t>
      </w:r>
      <w:r>
        <w:t>500</w:t>
      </w:r>
      <w:r>
        <w:t>万元人民币。</w:t>
      </w:r>
    </w:p>
    <w:p w14:paraId="2A2E4362" w14:textId="77777777" w:rsidR="000328F8" w:rsidRDefault="00000000">
      <w:pPr>
        <w:pStyle w:val="a1"/>
        <w:ind w:firstLine="480"/>
      </w:pPr>
      <w:r>
        <w:t>第三，本项目具备</w:t>
      </w:r>
      <w:r>
        <w:rPr>
          <w:b/>
          <w:bCs/>
        </w:rPr>
        <w:t>长期用户粘性高</w:t>
      </w:r>
      <w:r>
        <w:t>的特征。主要原因在于：用户一旦形成知识图谱累积与复习执行闭环，复用价值显著高于一次性工具；同时智能规划与短板分析能力可以跨学期与跨课程延展。这将带来较高的存量用户续费率与较低的流失率，从长期收入来看具有较高稳定性。</w:t>
      </w:r>
    </w:p>
    <w:p w14:paraId="0C529CD0" w14:textId="77777777" w:rsidR="000328F8" w:rsidRDefault="00000000">
      <w:pPr>
        <w:pStyle w:val="a1"/>
        <w:ind w:firstLine="480"/>
      </w:pPr>
      <w:r>
        <w:t>最后，从</w:t>
      </w:r>
      <w:r>
        <w:rPr>
          <w:b/>
          <w:bCs/>
        </w:rPr>
        <w:t>产业趋势</w:t>
      </w:r>
      <w:r>
        <w:t>角度，随着生成式</w:t>
      </w:r>
      <w:r>
        <w:t>AI</w:t>
      </w:r>
      <w:r>
        <w:t>在教育应用中的快速渗透，智能辅导、个性化学习路径推荐等功能已经成为平台竞争力的核心。从教育技术市场总体规模来看，教育应用市场预计在未来数年继续保持数百亿美元级别的市场空间。</w:t>
      </w:r>
    </w:p>
    <w:p w14:paraId="04E55E34" w14:textId="77777777" w:rsidR="000328F8" w:rsidRDefault="00000000">
      <w:pPr>
        <w:pStyle w:val="a1"/>
        <w:ind w:firstLine="480"/>
      </w:pPr>
      <w:r>
        <w:t>综上所述，在以学生与备考人群为主的细分用户市场中，</w:t>
      </w:r>
      <w:r>
        <w:rPr>
          <w:rFonts w:hint="eastAsia"/>
        </w:rPr>
        <w:t>“</w:t>
      </w:r>
      <w:r>
        <w:t>溯光智习</w:t>
      </w:r>
      <w:r>
        <w:rPr>
          <w:rFonts w:hint="eastAsia"/>
        </w:rPr>
        <w:t>”</w:t>
      </w:r>
      <w:r>
        <w:t>在提升学习效率、降低备考成本、优化复习策略等方面具备明确的付费逻辑与商业变现空间。</w:t>
      </w:r>
    </w:p>
    <w:p w14:paraId="468F1BD1" w14:textId="77777777" w:rsidR="000328F8" w:rsidRDefault="00000000">
      <w:pPr>
        <w:pStyle w:val="4"/>
      </w:pPr>
      <w:r>
        <w:rPr>
          <w:rFonts w:hint="eastAsia"/>
        </w:rPr>
        <w:t>竞品分析</w:t>
      </w:r>
    </w:p>
    <w:p w14:paraId="4A0A52D2" w14:textId="77777777" w:rsidR="000328F8" w:rsidRDefault="00000000">
      <w:pPr>
        <w:pStyle w:val="a1"/>
        <w:ind w:firstLine="480"/>
      </w:pPr>
      <w:r>
        <w:t>为更准确定位本产品的市场竞争情况，本部分对当前主流竞品进行分类、特征对比与不足分析。</w:t>
      </w:r>
    </w:p>
    <w:p w14:paraId="71810AFC" w14:textId="77777777" w:rsidR="000328F8" w:rsidRDefault="00000000">
      <w:pPr>
        <w:pStyle w:val="a1"/>
        <w:ind w:firstLine="480"/>
      </w:pPr>
      <w:r>
        <w:lastRenderedPageBreak/>
        <w:t>目前竞品主要集中在以下几类：</w:t>
      </w:r>
    </w:p>
    <w:p w14:paraId="78906FFD" w14:textId="77777777" w:rsidR="000328F8" w:rsidRDefault="00000000">
      <w:pPr>
        <w:pStyle w:val="a1"/>
        <w:ind w:firstLine="482"/>
        <w:rPr>
          <w:b/>
          <w:bCs/>
        </w:rPr>
      </w:pPr>
      <w:r>
        <w:rPr>
          <w:rFonts w:hint="eastAsia"/>
          <w:b/>
          <w:bCs/>
        </w:rPr>
        <w:t>（</w:t>
      </w:r>
      <w:r>
        <w:rPr>
          <w:rFonts w:hint="eastAsia"/>
          <w:b/>
          <w:bCs/>
        </w:rPr>
        <w:t>1</w:t>
      </w:r>
      <w:r>
        <w:rPr>
          <w:rFonts w:hint="eastAsia"/>
          <w:b/>
          <w:bCs/>
        </w:rPr>
        <w:t>）</w:t>
      </w:r>
      <w:r>
        <w:rPr>
          <w:b/>
          <w:bCs/>
        </w:rPr>
        <w:t>笔记与知识管理类产品</w:t>
      </w:r>
      <w:r>
        <w:rPr>
          <w:rFonts w:hint="eastAsia"/>
          <w:b/>
          <w:bCs/>
        </w:rPr>
        <w:t>：</w:t>
      </w:r>
    </w:p>
    <w:p w14:paraId="46A2A62F" w14:textId="77777777" w:rsidR="000328F8" w:rsidRDefault="00000000">
      <w:pPr>
        <w:pStyle w:val="a1"/>
        <w:ind w:firstLine="480"/>
      </w:pPr>
      <w:r>
        <w:t>典型代表包括</w:t>
      </w:r>
      <w:r>
        <w:rPr>
          <w:b/>
          <w:bCs/>
        </w:rPr>
        <w:t>Notion</w:t>
      </w:r>
      <w:r>
        <w:rPr>
          <w:b/>
          <w:bCs/>
        </w:rPr>
        <w:t>、</w:t>
      </w:r>
      <w:r>
        <w:rPr>
          <w:b/>
          <w:bCs/>
        </w:rPr>
        <w:t>Obsidian</w:t>
      </w:r>
      <w:r>
        <w:rPr>
          <w:b/>
          <w:bCs/>
        </w:rPr>
        <w:t>、</w:t>
      </w:r>
      <w:r>
        <w:rPr>
          <w:b/>
          <w:bCs/>
        </w:rPr>
        <w:t>GoodNotes</w:t>
      </w:r>
      <w:r>
        <w:rPr>
          <w:b/>
          <w:bCs/>
        </w:rPr>
        <w:t>、印象笔记</w:t>
      </w:r>
      <w:r>
        <w:t>等。</w:t>
      </w:r>
    </w:p>
    <w:p w14:paraId="60271B78" w14:textId="77777777" w:rsidR="000328F8" w:rsidRDefault="00000000">
      <w:pPr>
        <w:pStyle w:val="a1"/>
        <w:ind w:firstLine="480"/>
      </w:pPr>
      <w:r>
        <w:t>这些产品在信息记录与基础整理方面有较强功能，支持多种格式内容的存储，但其核心是</w:t>
      </w:r>
      <w:r>
        <w:rPr>
          <w:rFonts w:hint="eastAsia"/>
        </w:rPr>
        <w:t>“</w:t>
      </w:r>
      <w:r>
        <w:rPr>
          <w:b/>
          <w:bCs/>
        </w:rPr>
        <w:t>被动记录</w:t>
      </w:r>
      <w:r>
        <w:rPr>
          <w:rFonts w:hint="eastAsia"/>
        </w:rPr>
        <w:t>”</w:t>
      </w:r>
      <w:r>
        <w:t>，对课堂语音、</w:t>
      </w:r>
      <w:r>
        <w:t>PPT</w:t>
      </w:r>
      <w:r>
        <w:t>、手写笔记等多模态输入缺乏深度语义理解与自动结构化处理能力。此外，这类工具对学习策略与复习路径并不提供系统支持，无法直接帮助用户构建个人知识体系或进行智能规划。相比之下，本项目通过知识图谱的动态构建与语义对齐能力，能够</w:t>
      </w:r>
      <w:proofErr w:type="gramStart"/>
      <w:r>
        <w:t>有效将</w:t>
      </w:r>
      <w:proofErr w:type="gramEnd"/>
      <w:r>
        <w:t>分散信息集成并转化为可复用的学习</w:t>
      </w:r>
      <w:commentRangeStart w:id="47"/>
      <w:r>
        <w:t>资产</w:t>
      </w:r>
      <w:commentRangeEnd w:id="47"/>
      <w:r w:rsidR="009A7C18">
        <w:rPr>
          <w:rStyle w:val="aff4"/>
          <w:rFonts w:asciiTheme="minorHAnsi" w:hAnsiTheme="minorHAnsi"/>
        </w:rPr>
        <w:commentReference w:id="47"/>
      </w:r>
      <w:r>
        <w:t>。</w:t>
      </w:r>
    </w:p>
    <w:p w14:paraId="1F87F135" w14:textId="77777777" w:rsidR="000328F8" w:rsidRDefault="00000000">
      <w:pPr>
        <w:pStyle w:val="a1"/>
        <w:ind w:firstLine="482"/>
        <w:rPr>
          <w:b/>
          <w:bCs/>
        </w:rPr>
      </w:pPr>
      <w:r>
        <w:rPr>
          <w:rFonts w:hint="eastAsia"/>
          <w:b/>
          <w:bCs/>
        </w:rPr>
        <w:t>（</w:t>
      </w:r>
      <w:r>
        <w:rPr>
          <w:rFonts w:hint="eastAsia"/>
          <w:b/>
          <w:bCs/>
        </w:rPr>
        <w:t>2</w:t>
      </w:r>
      <w:r>
        <w:rPr>
          <w:rFonts w:hint="eastAsia"/>
          <w:b/>
          <w:bCs/>
        </w:rPr>
        <w:t>）</w:t>
      </w:r>
      <w:r>
        <w:rPr>
          <w:b/>
          <w:bCs/>
        </w:rPr>
        <w:t>录音转写与语音辅助学习类产品</w:t>
      </w:r>
      <w:r>
        <w:rPr>
          <w:rFonts w:hint="eastAsia"/>
          <w:b/>
          <w:bCs/>
        </w:rPr>
        <w:t>：</w:t>
      </w:r>
    </w:p>
    <w:p w14:paraId="2E1F1F36" w14:textId="77777777" w:rsidR="000328F8" w:rsidRDefault="00000000">
      <w:pPr>
        <w:pStyle w:val="a1"/>
        <w:ind w:firstLine="480"/>
      </w:pPr>
      <w:r>
        <w:t>包括</w:t>
      </w:r>
      <w:r>
        <w:rPr>
          <w:b/>
          <w:bCs/>
        </w:rPr>
        <w:t>讯飞听见、通义听悟、</w:t>
      </w:r>
      <w:r>
        <w:rPr>
          <w:b/>
          <w:bCs/>
        </w:rPr>
        <w:t>Otter.ai</w:t>
      </w:r>
      <w:r>
        <w:t>等。</w:t>
      </w:r>
    </w:p>
    <w:p w14:paraId="40E474DD" w14:textId="77777777" w:rsidR="000328F8" w:rsidRDefault="00000000">
      <w:pPr>
        <w:pStyle w:val="a1"/>
        <w:ind w:firstLine="480"/>
      </w:pPr>
      <w:r>
        <w:t>这些产品侧重于语音转写以及简要标注，在文本输出准确性上下功夫，但输出依然是</w:t>
      </w:r>
      <w:r>
        <w:rPr>
          <w:b/>
          <w:bCs/>
        </w:rPr>
        <w:t>线性文本</w:t>
      </w:r>
      <w:r>
        <w:t>，</w:t>
      </w:r>
      <w:r>
        <w:rPr>
          <w:b/>
          <w:bCs/>
        </w:rPr>
        <w:t>缺乏语义事件分割</w:t>
      </w:r>
      <w:r>
        <w:t>、与视觉材料（如</w:t>
      </w:r>
      <w:r>
        <w:t>PPT</w:t>
      </w:r>
      <w:r>
        <w:t>、板书）及笔迹内容的</w:t>
      </w:r>
      <w:r>
        <w:rPr>
          <w:b/>
          <w:bCs/>
        </w:rPr>
        <w:t>时间锚定与结构化整合</w:t>
      </w:r>
      <w:r>
        <w:t>。用户在使用这些工具的复习流程中仍需大量手动整理与重构学习内容。本项目通过大模型语义事件识别和多模态时间轴对齐，实现课堂内容的自动精确索引与情景重建，显著降低用户复习整理成本。</w:t>
      </w:r>
    </w:p>
    <w:p w14:paraId="701D1974" w14:textId="77777777" w:rsidR="000328F8" w:rsidRDefault="00000000">
      <w:pPr>
        <w:pStyle w:val="a1"/>
        <w:ind w:firstLine="482"/>
        <w:rPr>
          <w:b/>
          <w:bCs/>
        </w:rPr>
      </w:pPr>
      <w:r>
        <w:rPr>
          <w:rFonts w:hint="eastAsia"/>
          <w:b/>
          <w:bCs/>
        </w:rPr>
        <w:t>（</w:t>
      </w:r>
      <w:r>
        <w:rPr>
          <w:rFonts w:hint="eastAsia"/>
          <w:b/>
          <w:bCs/>
        </w:rPr>
        <w:t>3</w:t>
      </w:r>
      <w:r>
        <w:rPr>
          <w:rFonts w:hint="eastAsia"/>
          <w:b/>
          <w:bCs/>
        </w:rPr>
        <w:t>）</w:t>
      </w:r>
      <w:r>
        <w:rPr>
          <w:b/>
          <w:bCs/>
        </w:rPr>
        <w:t>刷题与题库类产品</w:t>
      </w:r>
      <w:r>
        <w:rPr>
          <w:rFonts w:hint="eastAsia"/>
          <w:b/>
          <w:bCs/>
        </w:rPr>
        <w:t>：</w:t>
      </w:r>
    </w:p>
    <w:p w14:paraId="539331D6" w14:textId="77777777" w:rsidR="000328F8" w:rsidRDefault="00000000">
      <w:pPr>
        <w:pStyle w:val="a1"/>
        <w:ind w:firstLine="480"/>
      </w:pPr>
      <w:r>
        <w:t>代表性平台包括</w:t>
      </w:r>
      <w:r>
        <w:rPr>
          <w:b/>
          <w:bCs/>
        </w:rPr>
        <w:t>粉笔、猿题库、中公教育题库</w:t>
      </w:r>
      <w:r>
        <w:t>等。</w:t>
      </w:r>
    </w:p>
    <w:p w14:paraId="74A93238" w14:textId="77777777" w:rsidR="000328F8" w:rsidRDefault="00000000">
      <w:pPr>
        <w:pStyle w:val="a1"/>
        <w:ind w:firstLine="480"/>
      </w:pPr>
      <w:r>
        <w:t>这些平台在题目量和题型覆盖方面具有优势，适合针对性练习，但通常题目知识点</w:t>
      </w:r>
      <w:r>
        <w:rPr>
          <w:b/>
          <w:bCs/>
        </w:rPr>
        <w:t>标签化粗糙</w:t>
      </w:r>
      <w:r>
        <w:t>，错题与知识源头的课堂讲解之间缺乏有效联系。用户在做题过程中，缺乏将练习结果反向映射至知识结构的能力。本项目通过错题</w:t>
      </w:r>
      <w:r>
        <w:t>-</w:t>
      </w:r>
      <w:r>
        <w:t>知识图谱节点双向关联与溯源回溯，使题目练习能够直接指导知识巩固与短板修复。</w:t>
      </w:r>
    </w:p>
    <w:p w14:paraId="6E8257DD" w14:textId="77777777" w:rsidR="000328F8" w:rsidRDefault="00000000">
      <w:pPr>
        <w:pStyle w:val="a1"/>
        <w:ind w:firstLine="482"/>
        <w:rPr>
          <w:b/>
          <w:bCs/>
        </w:rPr>
      </w:pPr>
      <w:r>
        <w:rPr>
          <w:rFonts w:hint="eastAsia"/>
          <w:b/>
          <w:bCs/>
        </w:rPr>
        <w:t>（</w:t>
      </w:r>
      <w:r>
        <w:rPr>
          <w:rFonts w:hint="eastAsia"/>
          <w:b/>
          <w:bCs/>
        </w:rPr>
        <w:t>4</w:t>
      </w:r>
      <w:r>
        <w:rPr>
          <w:rFonts w:hint="eastAsia"/>
          <w:b/>
          <w:bCs/>
        </w:rPr>
        <w:t>）</w:t>
      </w:r>
      <w:r>
        <w:rPr>
          <w:b/>
          <w:bCs/>
        </w:rPr>
        <w:t>通用</w:t>
      </w:r>
      <w:r>
        <w:rPr>
          <w:b/>
          <w:bCs/>
        </w:rPr>
        <w:t>AI</w:t>
      </w:r>
      <w:r>
        <w:rPr>
          <w:b/>
          <w:bCs/>
        </w:rPr>
        <w:t>助手与学习辅助工具</w:t>
      </w:r>
      <w:r>
        <w:rPr>
          <w:rFonts w:hint="eastAsia"/>
          <w:b/>
          <w:bCs/>
        </w:rPr>
        <w:t>：</w:t>
      </w:r>
    </w:p>
    <w:p w14:paraId="1F957E43" w14:textId="77777777" w:rsidR="000328F8" w:rsidRDefault="00000000">
      <w:pPr>
        <w:pStyle w:val="a1"/>
        <w:ind w:firstLine="480"/>
      </w:pPr>
      <w:r>
        <w:t>例如</w:t>
      </w:r>
      <w:r>
        <w:rPr>
          <w:b/>
          <w:bCs/>
        </w:rPr>
        <w:t>ChatGPT</w:t>
      </w:r>
      <w:r>
        <w:rPr>
          <w:b/>
          <w:bCs/>
        </w:rPr>
        <w:t>及其学习插件、</w:t>
      </w:r>
      <w:r>
        <w:rPr>
          <w:b/>
          <w:bCs/>
        </w:rPr>
        <w:t>NotebookLM</w:t>
      </w:r>
      <w:r>
        <w:rPr>
          <w:b/>
          <w:bCs/>
        </w:rPr>
        <w:t>、</w:t>
      </w:r>
      <w:r>
        <w:rPr>
          <w:b/>
          <w:bCs/>
        </w:rPr>
        <w:t>Quizlet AI</w:t>
      </w:r>
      <w:r>
        <w:t>等。</w:t>
      </w:r>
    </w:p>
    <w:p w14:paraId="38EBBD2E" w14:textId="5DA836AE" w:rsidR="009A7C18" w:rsidRDefault="00000000" w:rsidP="009B53A4">
      <w:pPr>
        <w:pStyle w:val="a1"/>
        <w:ind w:firstLine="480"/>
        <w:rPr>
          <w:rFonts w:hint="eastAsia"/>
        </w:rPr>
      </w:pPr>
      <w:r>
        <w:t>这类工具在提供文本生成与解释类能力上表现突出，能够辅助用户回答特定问题或生成概要内容，但存在两个显性问题：一是对用户个人学习数据的</w:t>
      </w:r>
      <w:r>
        <w:rPr>
          <w:b/>
          <w:bCs/>
        </w:rPr>
        <w:t>连贯积累能力较弱</w:t>
      </w:r>
      <w:r>
        <w:t>，二是对课堂私域数据</w:t>
      </w:r>
      <w:r>
        <w:rPr>
          <w:b/>
          <w:bCs/>
        </w:rPr>
        <w:t>缺乏长期集成与结构化处理</w:t>
      </w:r>
      <w:r>
        <w:t>。由于缺乏针对学习历史的状态建模与计划调度功能，这类通用助手在面向长期复习与备考策略时容易陷入</w:t>
      </w:r>
      <w:r>
        <w:rPr>
          <w:rFonts w:hint="eastAsia"/>
        </w:rPr>
        <w:t>“</w:t>
      </w:r>
      <w:r>
        <w:t>回答孤立问题，而非提升整体学习效率</w:t>
      </w:r>
      <w:r>
        <w:rPr>
          <w:rFonts w:hint="eastAsia"/>
        </w:rPr>
        <w:t>”</w:t>
      </w:r>
      <w:r>
        <w:t>的局面。相较而言，</w:t>
      </w:r>
      <w:r>
        <w:rPr>
          <w:rFonts w:hint="eastAsia"/>
        </w:rPr>
        <w:t>“</w:t>
      </w:r>
      <w:r>
        <w:t>溯光智习</w:t>
      </w:r>
      <w:r>
        <w:rPr>
          <w:rFonts w:hint="eastAsia"/>
        </w:rPr>
        <w:t>”</w:t>
      </w:r>
      <w:r>
        <w:t>提供的复习路径规划、短板识别与任务调度能力，能够将生成式处理能力转化为系统</w:t>
      </w:r>
      <w:proofErr w:type="gramStart"/>
      <w:r>
        <w:t>级学习</w:t>
      </w:r>
      <w:proofErr w:type="gramEnd"/>
      <w:r>
        <w:t>指导。</w:t>
      </w:r>
    </w:p>
    <w:tbl>
      <w:tblPr>
        <w:tblW w:w="8498"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46"/>
        <w:gridCol w:w="1430"/>
        <w:gridCol w:w="1380"/>
        <w:gridCol w:w="2846"/>
        <w:gridCol w:w="2096"/>
      </w:tblGrid>
      <w:tr w:rsidR="000328F8" w:rsidRPr="009A7C18" w14:paraId="1074C9FB" w14:textId="77777777">
        <w:trPr>
          <w:trHeight w:val="812"/>
          <w:tblHeader/>
          <w:tblCellSpacing w:w="15" w:type="dxa"/>
          <w:jc w:val="center"/>
        </w:trPr>
        <w:tc>
          <w:tcPr>
            <w:tcW w:w="701" w:type="dxa"/>
            <w:tcBorders>
              <w:top w:val="nil"/>
              <w:bottom w:val="single" w:sz="4" w:space="0" w:color="auto"/>
              <w:right w:val="single" w:sz="4" w:space="0" w:color="auto"/>
            </w:tcBorders>
            <w:shd w:val="clear" w:color="auto" w:fill="FFFFFF"/>
            <w:tcMar>
              <w:top w:w="45" w:type="dxa"/>
              <w:left w:w="90" w:type="dxa"/>
              <w:bottom w:w="45" w:type="dxa"/>
              <w:right w:w="90" w:type="dxa"/>
            </w:tcMar>
            <w:vAlign w:val="center"/>
          </w:tcPr>
          <w:p w14:paraId="053ED120" w14:textId="77777777" w:rsidR="000328F8" w:rsidRPr="009A7C18" w:rsidRDefault="00000000">
            <w:pPr>
              <w:pStyle w:val="a1"/>
              <w:snapToGrid w:val="0"/>
              <w:spacing w:line="240" w:lineRule="auto"/>
              <w:ind w:firstLineChars="0" w:firstLine="0"/>
              <w:rPr>
                <w:b/>
                <w:bCs/>
                <w:sz w:val="21"/>
                <w:rPrChange w:id="48" w:author="xingyao liu" w:date="2026-01-21T10:12:00Z" w16du:dateUtc="2026-01-21T02:12:00Z">
                  <w:rPr>
                    <w:b/>
                    <w:bCs/>
                  </w:rPr>
                </w:rPrChange>
              </w:rPr>
            </w:pPr>
            <w:proofErr w:type="gramStart"/>
            <w:r w:rsidRPr="009A7C18">
              <w:rPr>
                <w:b/>
                <w:bCs/>
                <w:sz w:val="21"/>
                <w:rPrChange w:id="49" w:author="xingyao liu" w:date="2026-01-21T10:12:00Z" w16du:dateUtc="2026-01-21T02:12:00Z">
                  <w:rPr>
                    <w:b/>
                    <w:bCs/>
                  </w:rPr>
                </w:rPrChange>
              </w:rPr>
              <w:t>竞品分类</w:t>
            </w:r>
            <w:proofErr w:type="gramEnd"/>
          </w:p>
        </w:tc>
        <w:tc>
          <w:tcPr>
            <w:tcW w:w="1400" w:type="dxa"/>
            <w:tcBorders>
              <w:top w:val="nil"/>
              <w:bottom w:val="single" w:sz="4" w:space="0" w:color="auto"/>
              <w:right w:val="nil"/>
            </w:tcBorders>
            <w:shd w:val="clear" w:color="auto" w:fill="FFFFFF"/>
            <w:tcMar>
              <w:top w:w="45" w:type="dxa"/>
              <w:left w:w="90" w:type="dxa"/>
              <w:bottom w:w="45" w:type="dxa"/>
              <w:right w:w="90" w:type="dxa"/>
            </w:tcMar>
            <w:vAlign w:val="center"/>
          </w:tcPr>
          <w:p w14:paraId="287F544C" w14:textId="77777777" w:rsidR="000328F8" w:rsidRPr="009A7C18" w:rsidRDefault="00000000">
            <w:pPr>
              <w:pStyle w:val="a1"/>
              <w:snapToGrid w:val="0"/>
              <w:spacing w:line="240" w:lineRule="auto"/>
              <w:ind w:firstLineChars="0" w:firstLine="0"/>
              <w:rPr>
                <w:b/>
                <w:bCs/>
                <w:sz w:val="21"/>
                <w:rPrChange w:id="50" w:author="xingyao liu" w:date="2026-01-21T10:12:00Z" w16du:dateUtc="2026-01-21T02:12:00Z">
                  <w:rPr>
                    <w:b/>
                    <w:bCs/>
                  </w:rPr>
                </w:rPrChange>
              </w:rPr>
            </w:pPr>
            <w:r w:rsidRPr="009A7C18">
              <w:rPr>
                <w:b/>
                <w:bCs/>
                <w:sz w:val="21"/>
                <w:rPrChange w:id="51" w:author="xingyao liu" w:date="2026-01-21T10:12:00Z" w16du:dateUtc="2026-01-21T02:12:00Z">
                  <w:rPr>
                    <w:b/>
                    <w:bCs/>
                  </w:rPr>
                </w:rPrChange>
              </w:rPr>
              <w:t>代表产品</w:t>
            </w:r>
          </w:p>
        </w:tc>
        <w:tc>
          <w:tcPr>
            <w:tcW w:w="1350" w:type="dxa"/>
            <w:tcBorders>
              <w:top w:val="nil"/>
              <w:bottom w:val="single" w:sz="4" w:space="0" w:color="auto"/>
              <w:right w:val="nil"/>
            </w:tcBorders>
            <w:shd w:val="clear" w:color="auto" w:fill="FFFFFF"/>
            <w:tcMar>
              <w:top w:w="45" w:type="dxa"/>
              <w:left w:w="90" w:type="dxa"/>
              <w:bottom w:w="45" w:type="dxa"/>
              <w:right w:w="90" w:type="dxa"/>
            </w:tcMar>
            <w:vAlign w:val="center"/>
          </w:tcPr>
          <w:p w14:paraId="0403E6C9" w14:textId="77777777" w:rsidR="000328F8" w:rsidRPr="009A7C18" w:rsidRDefault="00000000">
            <w:pPr>
              <w:pStyle w:val="a1"/>
              <w:snapToGrid w:val="0"/>
              <w:spacing w:line="240" w:lineRule="auto"/>
              <w:ind w:firstLineChars="0" w:firstLine="0"/>
              <w:rPr>
                <w:b/>
                <w:bCs/>
                <w:sz w:val="21"/>
                <w:rPrChange w:id="52" w:author="xingyao liu" w:date="2026-01-21T10:12:00Z" w16du:dateUtc="2026-01-21T02:12:00Z">
                  <w:rPr>
                    <w:b/>
                    <w:bCs/>
                  </w:rPr>
                </w:rPrChange>
              </w:rPr>
            </w:pPr>
            <w:r w:rsidRPr="009A7C18">
              <w:rPr>
                <w:b/>
                <w:bCs/>
                <w:sz w:val="21"/>
                <w:rPrChange w:id="53" w:author="xingyao liu" w:date="2026-01-21T10:12:00Z" w16du:dateUtc="2026-01-21T02:12:00Z">
                  <w:rPr>
                    <w:b/>
                    <w:bCs/>
                  </w:rPr>
                </w:rPrChange>
              </w:rPr>
              <w:t>核心功能定位</w:t>
            </w:r>
          </w:p>
        </w:tc>
        <w:tc>
          <w:tcPr>
            <w:tcW w:w="2816" w:type="dxa"/>
            <w:tcBorders>
              <w:top w:val="nil"/>
              <w:bottom w:val="single" w:sz="4" w:space="0" w:color="auto"/>
              <w:right w:val="nil"/>
            </w:tcBorders>
            <w:shd w:val="clear" w:color="auto" w:fill="FFFFFF"/>
            <w:tcMar>
              <w:top w:w="45" w:type="dxa"/>
              <w:left w:w="90" w:type="dxa"/>
              <w:bottom w:w="45" w:type="dxa"/>
              <w:right w:w="90" w:type="dxa"/>
            </w:tcMar>
            <w:vAlign w:val="center"/>
          </w:tcPr>
          <w:p w14:paraId="7FC050D6" w14:textId="77777777" w:rsidR="000328F8" w:rsidRPr="009A7C18" w:rsidRDefault="00000000">
            <w:pPr>
              <w:pStyle w:val="a1"/>
              <w:snapToGrid w:val="0"/>
              <w:spacing w:line="240" w:lineRule="auto"/>
              <w:ind w:firstLineChars="0" w:firstLine="0"/>
              <w:rPr>
                <w:b/>
                <w:bCs/>
                <w:sz w:val="21"/>
                <w:rPrChange w:id="54" w:author="xingyao liu" w:date="2026-01-21T10:12:00Z" w16du:dateUtc="2026-01-21T02:12:00Z">
                  <w:rPr>
                    <w:b/>
                    <w:bCs/>
                  </w:rPr>
                </w:rPrChange>
              </w:rPr>
            </w:pPr>
            <w:r w:rsidRPr="009A7C18">
              <w:rPr>
                <w:b/>
                <w:bCs/>
                <w:sz w:val="21"/>
                <w:rPrChange w:id="55" w:author="xingyao liu" w:date="2026-01-21T10:12:00Z" w16du:dateUtc="2026-01-21T02:12:00Z">
                  <w:rPr>
                    <w:b/>
                    <w:bCs/>
                  </w:rPr>
                </w:rPrChange>
              </w:rPr>
              <w:t>关键痛点与不足</w:t>
            </w:r>
          </w:p>
        </w:tc>
        <w:tc>
          <w:tcPr>
            <w:tcW w:w="2051" w:type="dxa"/>
            <w:tcBorders>
              <w:top w:val="nil"/>
              <w:bottom w:val="single" w:sz="4" w:space="0" w:color="auto"/>
              <w:right w:val="nil"/>
            </w:tcBorders>
            <w:shd w:val="clear" w:color="auto" w:fill="FFFFFF"/>
            <w:tcMar>
              <w:top w:w="45" w:type="dxa"/>
              <w:left w:w="90" w:type="dxa"/>
              <w:bottom w:w="45" w:type="dxa"/>
              <w:right w:w="90" w:type="dxa"/>
            </w:tcMar>
            <w:vAlign w:val="center"/>
          </w:tcPr>
          <w:p w14:paraId="3BAE2F48" w14:textId="77777777" w:rsidR="000328F8" w:rsidRPr="009A7C18" w:rsidRDefault="00000000">
            <w:pPr>
              <w:pStyle w:val="a1"/>
              <w:snapToGrid w:val="0"/>
              <w:spacing w:line="240" w:lineRule="auto"/>
              <w:ind w:firstLineChars="0" w:firstLine="0"/>
              <w:rPr>
                <w:b/>
                <w:bCs/>
                <w:sz w:val="21"/>
                <w:rPrChange w:id="56" w:author="xingyao liu" w:date="2026-01-21T10:12:00Z" w16du:dateUtc="2026-01-21T02:12:00Z">
                  <w:rPr>
                    <w:b/>
                    <w:bCs/>
                  </w:rPr>
                </w:rPrChange>
              </w:rPr>
            </w:pPr>
            <w:r w:rsidRPr="009A7C18">
              <w:rPr>
                <w:b/>
                <w:bCs/>
                <w:sz w:val="21"/>
                <w:rPrChange w:id="57" w:author="xingyao liu" w:date="2026-01-21T10:12:00Z" w16du:dateUtc="2026-01-21T02:12:00Z">
                  <w:rPr>
                    <w:b/>
                    <w:bCs/>
                  </w:rPr>
                </w:rPrChange>
              </w:rPr>
              <w:t>本项目核心优势</w:t>
            </w:r>
          </w:p>
        </w:tc>
      </w:tr>
      <w:tr w:rsidR="000328F8" w:rsidRPr="009A7C18" w14:paraId="7ED1D2F4" w14:textId="77777777">
        <w:trPr>
          <w:trHeight w:val="1335"/>
          <w:tblCellSpacing w:w="15" w:type="dxa"/>
          <w:jc w:val="center"/>
        </w:trPr>
        <w:tc>
          <w:tcPr>
            <w:tcW w:w="701" w:type="dxa"/>
            <w:tcBorders>
              <w:right w:val="single" w:sz="4" w:space="0" w:color="auto"/>
            </w:tcBorders>
            <w:shd w:val="clear" w:color="auto" w:fill="FFFFFF"/>
            <w:tcMar>
              <w:top w:w="45" w:type="dxa"/>
              <w:left w:w="90" w:type="dxa"/>
              <w:bottom w:w="45" w:type="dxa"/>
              <w:right w:w="90" w:type="dxa"/>
            </w:tcMar>
            <w:vAlign w:val="center"/>
          </w:tcPr>
          <w:p w14:paraId="63F7645A" w14:textId="77777777" w:rsidR="000328F8" w:rsidRPr="009A7C18" w:rsidRDefault="00000000" w:rsidP="009A7C18">
            <w:pPr>
              <w:pStyle w:val="a1"/>
              <w:snapToGrid w:val="0"/>
              <w:spacing w:line="240" w:lineRule="auto"/>
              <w:ind w:firstLineChars="0" w:firstLine="0"/>
              <w:rPr>
                <w:b/>
                <w:bCs/>
                <w:sz w:val="21"/>
                <w:rPrChange w:id="58" w:author="xingyao liu" w:date="2026-01-21T10:12:00Z" w16du:dateUtc="2026-01-21T02:12:00Z">
                  <w:rPr>
                    <w:b/>
                    <w:bCs/>
                  </w:rPr>
                </w:rPrChange>
              </w:rPr>
            </w:pPr>
            <w:r w:rsidRPr="009A7C18">
              <w:rPr>
                <w:b/>
                <w:bCs/>
                <w:sz w:val="21"/>
                <w:rPrChange w:id="59" w:author="xingyao liu" w:date="2026-01-21T10:12:00Z" w16du:dateUtc="2026-01-21T02:12:00Z">
                  <w:rPr>
                    <w:b/>
                    <w:bCs/>
                  </w:rPr>
                </w:rPrChange>
              </w:rPr>
              <w:lastRenderedPageBreak/>
              <w:t>笔记管理类</w:t>
            </w:r>
          </w:p>
        </w:tc>
        <w:tc>
          <w:tcPr>
            <w:tcW w:w="1400" w:type="dxa"/>
            <w:tcBorders>
              <w:right w:val="nil"/>
            </w:tcBorders>
            <w:shd w:val="clear" w:color="auto" w:fill="FFFFFF"/>
            <w:tcMar>
              <w:top w:w="45" w:type="dxa"/>
              <w:left w:w="90" w:type="dxa"/>
              <w:bottom w:w="45" w:type="dxa"/>
              <w:right w:w="90" w:type="dxa"/>
            </w:tcMar>
            <w:vAlign w:val="center"/>
          </w:tcPr>
          <w:p w14:paraId="39431E9D" w14:textId="77777777" w:rsidR="000328F8" w:rsidRPr="009A7C18" w:rsidRDefault="00000000">
            <w:pPr>
              <w:pStyle w:val="a1"/>
              <w:snapToGrid w:val="0"/>
              <w:spacing w:line="240" w:lineRule="auto"/>
              <w:ind w:firstLineChars="0" w:firstLine="0"/>
              <w:rPr>
                <w:sz w:val="21"/>
                <w:rPrChange w:id="60" w:author="xingyao liu" w:date="2026-01-21T10:12:00Z" w16du:dateUtc="2026-01-21T02:12:00Z">
                  <w:rPr>
                    <w:sz w:val="22"/>
                    <w:szCs w:val="20"/>
                  </w:rPr>
                </w:rPrChange>
              </w:rPr>
            </w:pPr>
            <w:r w:rsidRPr="009A7C18">
              <w:rPr>
                <w:sz w:val="21"/>
                <w:rPrChange w:id="61" w:author="xingyao liu" w:date="2026-01-21T10:12:00Z" w16du:dateUtc="2026-01-21T02:12:00Z">
                  <w:rPr>
                    <w:sz w:val="22"/>
                    <w:szCs w:val="20"/>
                  </w:rPr>
                </w:rPrChange>
              </w:rPr>
              <w:t>Notion, Obsidian, GoodNotes</w:t>
            </w:r>
          </w:p>
        </w:tc>
        <w:tc>
          <w:tcPr>
            <w:tcW w:w="1350" w:type="dxa"/>
            <w:tcBorders>
              <w:right w:val="nil"/>
            </w:tcBorders>
            <w:shd w:val="clear" w:color="auto" w:fill="FFFFFF"/>
            <w:tcMar>
              <w:top w:w="45" w:type="dxa"/>
              <w:left w:w="90" w:type="dxa"/>
              <w:bottom w:w="45" w:type="dxa"/>
              <w:right w:w="90" w:type="dxa"/>
            </w:tcMar>
            <w:vAlign w:val="center"/>
          </w:tcPr>
          <w:p w14:paraId="57BA92A8" w14:textId="77777777" w:rsidR="000328F8" w:rsidRPr="009A7C18" w:rsidRDefault="00000000">
            <w:pPr>
              <w:pStyle w:val="a1"/>
              <w:snapToGrid w:val="0"/>
              <w:spacing w:line="240" w:lineRule="auto"/>
              <w:ind w:firstLineChars="0" w:firstLine="0"/>
              <w:rPr>
                <w:sz w:val="21"/>
                <w:rPrChange w:id="62" w:author="xingyao liu" w:date="2026-01-21T10:12:00Z" w16du:dateUtc="2026-01-21T02:12:00Z">
                  <w:rPr>
                    <w:sz w:val="22"/>
                    <w:szCs w:val="20"/>
                  </w:rPr>
                </w:rPrChange>
              </w:rPr>
            </w:pPr>
            <w:r w:rsidRPr="009A7C18">
              <w:rPr>
                <w:sz w:val="21"/>
                <w:rPrChange w:id="63" w:author="xingyao liu" w:date="2026-01-21T10:12:00Z" w16du:dateUtc="2026-01-21T02:12:00Z">
                  <w:rPr>
                    <w:sz w:val="22"/>
                    <w:szCs w:val="20"/>
                  </w:rPr>
                </w:rPrChange>
              </w:rPr>
              <w:t>多格式信息记录与文档整理</w:t>
            </w:r>
          </w:p>
        </w:tc>
        <w:tc>
          <w:tcPr>
            <w:tcW w:w="2816" w:type="dxa"/>
            <w:tcBorders>
              <w:right w:val="nil"/>
            </w:tcBorders>
            <w:shd w:val="clear" w:color="auto" w:fill="FFFFFF"/>
            <w:tcMar>
              <w:top w:w="45" w:type="dxa"/>
              <w:left w:w="90" w:type="dxa"/>
              <w:bottom w:w="45" w:type="dxa"/>
              <w:right w:w="90" w:type="dxa"/>
            </w:tcMar>
            <w:vAlign w:val="center"/>
          </w:tcPr>
          <w:p w14:paraId="5224D69D" w14:textId="77777777" w:rsidR="000328F8" w:rsidRPr="009A7C18" w:rsidRDefault="00000000">
            <w:pPr>
              <w:pStyle w:val="a1"/>
              <w:snapToGrid w:val="0"/>
              <w:spacing w:line="240" w:lineRule="auto"/>
              <w:ind w:firstLineChars="0" w:firstLine="0"/>
              <w:rPr>
                <w:sz w:val="21"/>
                <w:rPrChange w:id="64" w:author="xingyao liu" w:date="2026-01-21T10:12:00Z" w16du:dateUtc="2026-01-21T02:12:00Z">
                  <w:rPr>
                    <w:sz w:val="22"/>
                    <w:szCs w:val="20"/>
                  </w:rPr>
                </w:rPrChange>
              </w:rPr>
            </w:pPr>
            <w:r w:rsidRPr="009A7C18">
              <w:rPr>
                <w:b/>
                <w:bCs/>
                <w:sz w:val="21"/>
                <w:rPrChange w:id="65" w:author="xingyao liu" w:date="2026-01-21T10:12:00Z" w16du:dateUtc="2026-01-21T02:12:00Z">
                  <w:rPr>
                    <w:b/>
                    <w:bCs/>
                    <w:sz w:val="22"/>
                    <w:szCs w:val="20"/>
                  </w:rPr>
                </w:rPrChange>
              </w:rPr>
              <w:t>被动记录</w:t>
            </w:r>
            <w:r w:rsidRPr="009A7C18">
              <w:rPr>
                <w:sz w:val="21"/>
                <w:rPrChange w:id="66" w:author="xingyao liu" w:date="2026-01-21T10:12:00Z" w16du:dateUtc="2026-01-21T02:12:00Z">
                  <w:rPr>
                    <w:sz w:val="22"/>
                    <w:szCs w:val="20"/>
                  </w:rPr>
                </w:rPrChange>
              </w:rPr>
              <w:t>：缺乏对录音</w:t>
            </w:r>
            <w:r w:rsidRPr="009A7C18">
              <w:rPr>
                <w:sz w:val="21"/>
                <w:rPrChange w:id="67" w:author="xingyao liu" w:date="2026-01-21T10:12:00Z" w16du:dateUtc="2026-01-21T02:12:00Z">
                  <w:rPr>
                    <w:sz w:val="22"/>
                    <w:szCs w:val="20"/>
                  </w:rPr>
                </w:rPrChange>
              </w:rPr>
              <w:t>/PPT</w:t>
            </w:r>
            <w:r w:rsidRPr="009A7C18">
              <w:rPr>
                <w:sz w:val="21"/>
                <w:rPrChange w:id="68" w:author="xingyao liu" w:date="2026-01-21T10:12:00Z" w16du:dateUtc="2026-01-21T02:12:00Z">
                  <w:rPr>
                    <w:sz w:val="22"/>
                    <w:szCs w:val="20"/>
                  </w:rPr>
                </w:rPrChange>
              </w:rPr>
              <w:t>的语义理解，无法自动构建知识体系，复习依赖人工整理。</w:t>
            </w:r>
          </w:p>
        </w:tc>
        <w:tc>
          <w:tcPr>
            <w:tcW w:w="2051" w:type="dxa"/>
            <w:tcBorders>
              <w:right w:val="nil"/>
            </w:tcBorders>
            <w:shd w:val="clear" w:color="auto" w:fill="FFFFFF"/>
            <w:tcMar>
              <w:top w:w="45" w:type="dxa"/>
              <w:left w:w="90" w:type="dxa"/>
              <w:bottom w:w="45" w:type="dxa"/>
              <w:right w:w="90" w:type="dxa"/>
            </w:tcMar>
            <w:vAlign w:val="center"/>
          </w:tcPr>
          <w:p w14:paraId="3ED48E24" w14:textId="77777777" w:rsidR="000328F8" w:rsidRPr="009A7C18" w:rsidRDefault="00000000">
            <w:pPr>
              <w:pStyle w:val="a1"/>
              <w:snapToGrid w:val="0"/>
              <w:spacing w:line="240" w:lineRule="auto"/>
              <w:ind w:firstLineChars="0" w:firstLine="0"/>
              <w:rPr>
                <w:sz w:val="21"/>
                <w:rPrChange w:id="69" w:author="xingyao liu" w:date="2026-01-21T10:12:00Z" w16du:dateUtc="2026-01-21T02:12:00Z">
                  <w:rPr>
                    <w:sz w:val="22"/>
                    <w:szCs w:val="20"/>
                  </w:rPr>
                </w:rPrChange>
              </w:rPr>
            </w:pPr>
            <w:r w:rsidRPr="009A7C18">
              <w:rPr>
                <w:b/>
                <w:bCs/>
                <w:sz w:val="21"/>
                <w:rPrChange w:id="70" w:author="xingyao liu" w:date="2026-01-21T10:12:00Z" w16du:dateUtc="2026-01-21T02:12:00Z">
                  <w:rPr>
                    <w:b/>
                    <w:bCs/>
                    <w:sz w:val="22"/>
                    <w:szCs w:val="20"/>
                  </w:rPr>
                </w:rPrChange>
              </w:rPr>
              <w:t>主动构建</w:t>
            </w:r>
            <w:r w:rsidRPr="009A7C18">
              <w:rPr>
                <w:sz w:val="21"/>
                <w:rPrChange w:id="71" w:author="xingyao liu" w:date="2026-01-21T10:12:00Z" w16du:dateUtc="2026-01-21T02:12:00Z">
                  <w:rPr>
                    <w:sz w:val="22"/>
                    <w:szCs w:val="20"/>
                  </w:rPr>
                </w:rPrChange>
              </w:rPr>
              <w:t>：自动生成知识图谱，实现音</w:t>
            </w:r>
            <w:r w:rsidRPr="009A7C18">
              <w:rPr>
                <w:sz w:val="21"/>
                <w:rPrChange w:id="72" w:author="xingyao liu" w:date="2026-01-21T10:12:00Z" w16du:dateUtc="2026-01-21T02:12:00Z">
                  <w:rPr>
                    <w:sz w:val="22"/>
                    <w:szCs w:val="20"/>
                  </w:rPr>
                </w:rPrChange>
              </w:rPr>
              <w:t>-</w:t>
            </w:r>
            <w:r w:rsidRPr="009A7C18">
              <w:rPr>
                <w:sz w:val="21"/>
                <w:rPrChange w:id="73" w:author="xingyao liu" w:date="2026-01-21T10:12:00Z" w16du:dateUtc="2026-01-21T02:12:00Z">
                  <w:rPr>
                    <w:sz w:val="22"/>
                    <w:szCs w:val="20"/>
                  </w:rPr>
                </w:rPrChange>
              </w:rPr>
              <w:t>画</w:t>
            </w:r>
            <w:r w:rsidRPr="009A7C18">
              <w:rPr>
                <w:sz w:val="21"/>
                <w:rPrChange w:id="74" w:author="xingyao liu" w:date="2026-01-21T10:12:00Z" w16du:dateUtc="2026-01-21T02:12:00Z">
                  <w:rPr>
                    <w:sz w:val="22"/>
                    <w:szCs w:val="20"/>
                  </w:rPr>
                </w:rPrChange>
              </w:rPr>
              <w:t>-</w:t>
            </w:r>
            <w:r w:rsidRPr="009A7C18">
              <w:rPr>
                <w:sz w:val="21"/>
                <w:rPrChange w:id="75" w:author="xingyao liu" w:date="2026-01-21T10:12:00Z" w16du:dateUtc="2026-01-21T02:12:00Z">
                  <w:rPr>
                    <w:sz w:val="22"/>
                    <w:szCs w:val="20"/>
                  </w:rPr>
                </w:rPrChange>
              </w:rPr>
              <w:t>笔</w:t>
            </w:r>
            <w:proofErr w:type="gramStart"/>
            <w:r w:rsidRPr="009A7C18">
              <w:rPr>
                <w:sz w:val="21"/>
                <w:rPrChange w:id="76" w:author="xingyao liu" w:date="2026-01-21T10:12:00Z" w16du:dateUtc="2026-01-21T02:12:00Z">
                  <w:rPr>
                    <w:sz w:val="22"/>
                    <w:szCs w:val="20"/>
                  </w:rPr>
                </w:rPrChange>
              </w:rPr>
              <w:t>像素级</w:t>
            </w:r>
            <w:proofErr w:type="gramEnd"/>
            <w:r w:rsidRPr="009A7C18">
              <w:rPr>
                <w:sz w:val="21"/>
                <w:rPrChange w:id="77" w:author="xingyao liu" w:date="2026-01-21T10:12:00Z" w16du:dateUtc="2026-01-21T02:12:00Z">
                  <w:rPr>
                    <w:sz w:val="22"/>
                    <w:szCs w:val="20"/>
                  </w:rPr>
                </w:rPrChange>
              </w:rPr>
              <w:t>对齐与情景回溯。</w:t>
            </w:r>
          </w:p>
        </w:tc>
      </w:tr>
      <w:tr w:rsidR="000328F8" w:rsidRPr="009A7C18" w14:paraId="1393ABAA" w14:textId="77777777">
        <w:trPr>
          <w:trHeight w:val="1335"/>
          <w:tblCellSpacing w:w="15" w:type="dxa"/>
          <w:jc w:val="center"/>
        </w:trPr>
        <w:tc>
          <w:tcPr>
            <w:tcW w:w="701" w:type="dxa"/>
            <w:tcBorders>
              <w:right w:val="single" w:sz="4" w:space="0" w:color="auto"/>
            </w:tcBorders>
            <w:shd w:val="clear" w:color="auto" w:fill="FFFFFF"/>
            <w:tcMar>
              <w:top w:w="45" w:type="dxa"/>
              <w:left w:w="90" w:type="dxa"/>
              <w:bottom w:w="45" w:type="dxa"/>
              <w:right w:w="90" w:type="dxa"/>
            </w:tcMar>
            <w:vAlign w:val="center"/>
          </w:tcPr>
          <w:p w14:paraId="59107D0A" w14:textId="77777777" w:rsidR="000328F8" w:rsidRPr="009A7C18" w:rsidRDefault="00000000">
            <w:pPr>
              <w:pStyle w:val="a1"/>
              <w:snapToGrid w:val="0"/>
              <w:spacing w:line="240" w:lineRule="auto"/>
              <w:ind w:firstLineChars="0" w:firstLine="0"/>
              <w:rPr>
                <w:b/>
                <w:bCs/>
                <w:sz w:val="21"/>
                <w:rPrChange w:id="78" w:author="xingyao liu" w:date="2026-01-21T10:12:00Z" w16du:dateUtc="2026-01-21T02:12:00Z">
                  <w:rPr>
                    <w:b/>
                    <w:bCs/>
                  </w:rPr>
                </w:rPrChange>
              </w:rPr>
            </w:pPr>
            <w:r w:rsidRPr="009A7C18">
              <w:rPr>
                <w:b/>
                <w:bCs/>
                <w:sz w:val="21"/>
                <w:rPrChange w:id="79" w:author="xingyao liu" w:date="2026-01-21T10:12:00Z" w16du:dateUtc="2026-01-21T02:12:00Z">
                  <w:rPr>
                    <w:b/>
                    <w:bCs/>
                  </w:rPr>
                </w:rPrChange>
              </w:rPr>
              <w:t>录音转写类</w:t>
            </w:r>
          </w:p>
        </w:tc>
        <w:tc>
          <w:tcPr>
            <w:tcW w:w="1400" w:type="dxa"/>
            <w:tcBorders>
              <w:right w:val="nil"/>
            </w:tcBorders>
            <w:shd w:val="clear" w:color="auto" w:fill="FFFFFF"/>
            <w:tcMar>
              <w:top w:w="45" w:type="dxa"/>
              <w:left w:w="90" w:type="dxa"/>
              <w:bottom w:w="45" w:type="dxa"/>
              <w:right w:w="90" w:type="dxa"/>
            </w:tcMar>
            <w:vAlign w:val="center"/>
          </w:tcPr>
          <w:p w14:paraId="09326FF8" w14:textId="77777777" w:rsidR="000328F8" w:rsidRPr="009A7C18" w:rsidRDefault="00000000">
            <w:pPr>
              <w:pStyle w:val="a1"/>
              <w:snapToGrid w:val="0"/>
              <w:spacing w:line="240" w:lineRule="auto"/>
              <w:ind w:firstLineChars="0" w:firstLine="0"/>
              <w:rPr>
                <w:sz w:val="21"/>
                <w:rPrChange w:id="80" w:author="xingyao liu" w:date="2026-01-21T10:12:00Z" w16du:dateUtc="2026-01-21T02:12:00Z">
                  <w:rPr>
                    <w:sz w:val="22"/>
                    <w:szCs w:val="20"/>
                  </w:rPr>
                </w:rPrChange>
              </w:rPr>
            </w:pPr>
            <w:proofErr w:type="gramStart"/>
            <w:r w:rsidRPr="009A7C18">
              <w:rPr>
                <w:sz w:val="21"/>
                <w:rPrChange w:id="81" w:author="xingyao liu" w:date="2026-01-21T10:12:00Z" w16du:dateUtc="2026-01-21T02:12:00Z">
                  <w:rPr>
                    <w:sz w:val="22"/>
                    <w:szCs w:val="20"/>
                  </w:rPr>
                </w:rPrChange>
              </w:rPr>
              <w:t>讯飞听见</w:t>
            </w:r>
            <w:proofErr w:type="gramEnd"/>
            <w:r w:rsidRPr="009A7C18">
              <w:rPr>
                <w:rFonts w:hint="eastAsia"/>
                <w:sz w:val="21"/>
                <w:rPrChange w:id="82" w:author="xingyao liu" w:date="2026-01-21T10:12:00Z" w16du:dateUtc="2026-01-21T02:12:00Z">
                  <w:rPr>
                    <w:rFonts w:hint="eastAsia"/>
                    <w:sz w:val="22"/>
                    <w:szCs w:val="20"/>
                  </w:rPr>
                </w:rPrChange>
              </w:rPr>
              <w:t>,</w:t>
            </w:r>
          </w:p>
          <w:p w14:paraId="32B5BC91" w14:textId="77777777" w:rsidR="000328F8" w:rsidRPr="009A7C18" w:rsidRDefault="00000000">
            <w:pPr>
              <w:pStyle w:val="a1"/>
              <w:snapToGrid w:val="0"/>
              <w:spacing w:line="240" w:lineRule="auto"/>
              <w:ind w:firstLineChars="0" w:firstLine="0"/>
              <w:rPr>
                <w:sz w:val="21"/>
                <w:rPrChange w:id="83" w:author="xingyao liu" w:date="2026-01-21T10:12:00Z" w16du:dateUtc="2026-01-21T02:12:00Z">
                  <w:rPr>
                    <w:sz w:val="22"/>
                    <w:szCs w:val="20"/>
                  </w:rPr>
                </w:rPrChange>
              </w:rPr>
            </w:pPr>
            <w:proofErr w:type="gramStart"/>
            <w:r w:rsidRPr="009A7C18">
              <w:rPr>
                <w:sz w:val="21"/>
                <w:rPrChange w:id="84" w:author="xingyao liu" w:date="2026-01-21T10:12:00Z" w16du:dateUtc="2026-01-21T02:12:00Z">
                  <w:rPr>
                    <w:sz w:val="22"/>
                    <w:szCs w:val="20"/>
                  </w:rPr>
                </w:rPrChange>
              </w:rPr>
              <w:t>通义听悟</w:t>
            </w:r>
            <w:proofErr w:type="gramEnd"/>
          </w:p>
        </w:tc>
        <w:tc>
          <w:tcPr>
            <w:tcW w:w="1350" w:type="dxa"/>
            <w:tcBorders>
              <w:right w:val="nil"/>
            </w:tcBorders>
            <w:shd w:val="clear" w:color="auto" w:fill="FFFFFF"/>
            <w:tcMar>
              <w:top w:w="45" w:type="dxa"/>
              <w:left w:w="90" w:type="dxa"/>
              <w:bottom w:w="45" w:type="dxa"/>
              <w:right w:w="90" w:type="dxa"/>
            </w:tcMar>
            <w:vAlign w:val="center"/>
          </w:tcPr>
          <w:p w14:paraId="1981BD5C" w14:textId="77777777" w:rsidR="000328F8" w:rsidRPr="009A7C18" w:rsidRDefault="00000000">
            <w:pPr>
              <w:pStyle w:val="a1"/>
              <w:snapToGrid w:val="0"/>
              <w:spacing w:line="240" w:lineRule="auto"/>
              <w:ind w:firstLineChars="0" w:firstLine="0"/>
              <w:rPr>
                <w:sz w:val="21"/>
                <w:rPrChange w:id="85" w:author="xingyao liu" w:date="2026-01-21T10:12:00Z" w16du:dateUtc="2026-01-21T02:12:00Z">
                  <w:rPr>
                    <w:sz w:val="22"/>
                    <w:szCs w:val="20"/>
                  </w:rPr>
                </w:rPrChange>
              </w:rPr>
            </w:pPr>
            <w:r w:rsidRPr="009A7C18">
              <w:rPr>
                <w:sz w:val="21"/>
                <w:rPrChange w:id="86" w:author="xingyao liu" w:date="2026-01-21T10:12:00Z" w16du:dateUtc="2026-01-21T02:12:00Z">
                  <w:rPr>
                    <w:sz w:val="22"/>
                    <w:szCs w:val="20"/>
                  </w:rPr>
                </w:rPrChange>
              </w:rPr>
              <w:t>语音转文字与会议纪要</w:t>
            </w:r>
          </w:p>
        </w:tc>
        <w:tc>
          <w:tcPr>
            <w:tcW w:w="2816" w:type="dxa"/>
            <w:tcBorders>
              <w:right w:val="nil"/>
            </w:tcBorders>
            <w:shd w:val="clear" w:color="auto" w:fill="FFFFFF"/>
            <w:tcMar>
              <w:top w:w="45" w:type="dxa"/>
              <w:left w:w="90" w:type="dxa"/>
              <w:bottom w:w="45" w:type="dxa"/>
              <w:right w:w="90" w:type="dxa"/>
            </w:tcMar>
            <w:vAlign w:val="center"/>
          </w:tcPr>
          <w:p w14:paraId="6DCB5289" w14:textId="77777777" w:rsidR="000328F8" w:rsidRPr="009A7C18" w:rsidRDefault="00000000">
            <w:pPr>
              <w:pStyle w:val="a1"/>
              <w:snapToGrid w:val="0"/>
              <w:spacing w:line="240" w:lineRule="auto"/>
              <w:ind w:firstLineChars="0" w:firstLine="0"/>
              <w:rPr>
                <w:sz w:val="21"/>
                <w:rPrChange w:id="87" w:author="xingyao liu" w:date="2026-01-21T10:12:00Z" w16du:dateUtc="2026-01-21T02:12:00Z">
                  <w:rPr>
                    <w:sz w:val="22"/>
                    <w:szCs w:val="20"/>
                  </w:rPr>
                </w:rPrChange>
              </w:rPr>
            </w:pPr>
            <w:r w:rsidRPr="009A7C18">
              <w:rPr>
                <w:b/>
                <w:bCs/>
                <w:sz w:val="21"/>
                <w:rPrChange w:id="88" w:author="xingyao liu" w:date="2026-01-21T10:12:00Z" w16du:dateUtc="2026-01-21T02:12:00Z">
                  <w:rPr>
                    <w:b/>
                    <w:bCs/>
                    <w:sz w:val="22"/>
                    <w:szCs w:val="20"/>
                  </w:rPr>
                </w:rPrChange>
              </w:rPr>
              <w:t>线性输出</w:t>
            </w:r>
            <w:r w:rsidRPr="009A7C18">
              <w:rPr>
                <w:sz w:val="21"/>
                <w:rPrChange w:id="89" w:author="xingyao liu" w:date="2026-01-21T10:12:00Z" w16du:dateUtc="2026-01-21T02:12:00Z">
                  <w:rPr>
                    <w:sz w:val="22"/>
                    <w:szCs w:val="20"/>
                  </w:rPr>
                </w:rPrChange>
              </w:rPr>
              <w:t>：仅生成长文本流水账，缺乏与视觉（</w:t>
            </w:r>
            <w:r w:rsidRPr="009A7C18">
              <w:rPr>
                <w:sz w:val="21"/>
                <w:rPrChange w:id="90" w:author="xingyao liu" w:date="2026-01-21T10:12:00Z" w16du:dateUtc="2026-01-21T02:12:00Z">
                  <w:rPr>
                    <w:sz w:val="22"/>
                    <w:szCs w:val="20"/>
                  </w:rPr>
                </w:rPrChange>
              </w:rPr>
              <w:t>PPT</w:t>
            </w:r>
            <w:r w:rsidRPr="009A7C18">
              <w:rPr>
                <w:sz w:val="21"/>
                <w:rPrChange w:id="91" w:author="xingyao liu" w:date="2026-01-21T10:12:00Z" w16du:dateUtc="2026-01-21T02:12:00Z">
                  <w:rPr>
                    <w:sz w:val="22"/>
                    <w:szCs w:val="20"/>
                  </w:rPr>
                </w:rPrChange>
              </w:rPr>
              <w:t>）的关联，无复习策略支持。</w:t>
            </w:r>
          </w:p>
        </w:tc>
        <w:tc>
          <w:tcPr>
            <w:tcW w:w="2051" w:type="dxa"/>
            <w:tcBorders>
              <w:right w:val="nil"/>
            </w:tcBorders>
            <w:shd w:val="clear" w:color="auto" w:fill="FFFFFF"/>
            <w:tcMar>
              <w:top w:w="45" w:type="dxa"/>
              <w:left w:w="90" w:type="dxa"/>
              <w:bottom w:w="45" w:type="dxa"/>
              <w:right w:w="90" w:type="dxa"/>
            </w:tcMar>
            <w:vAlign w:val="center"/>
          </w:tcPr>
          <w:p w14:paraId="50431CAD" w14:textId="77777777" w:rsidR="000328F8" w:rsidRPr="009A7C18" w:rsidRDefault="00000000">
            <w:pPr>
              <w:pStyle w:val="a1"/>
              <w:snapToGrid w:val="0"/>
              <w:spacing w:line="240" w:lineRule="auto"/>
              <w:ind w:firstLineChars="0" w:firstLine="0"/>
              <w:rPr>
                <w:sz w:val="21"/>
                <w:rPrChange w:id="92" w:author="xingyao liu" w:date="2026-01-21T10:12:00Z" w16du:dateUtc="2026-01-21T02:12:00Z">
                  <w:rPr>
                    <w:sz w:val="22"/>
                    <w:szCs w:val="20"/>
                  </w:rPr>
                </w:rPrChange>
              </w:rPr>
            </w:pPr>
            <w:r w:rsidRPr="009A7C18">
              <w:rPr>
                <w:b/>
                <w:bCs/>
                <w:sz w:val="21"/>
                <w:rPrChange w:id="93" w:author="xingyao liu" w:date="2026-01-21T10:12:00Z" w16du:dateUtc="2026-01-21T02:12:00Z">
                  <w:rPr>
                    <w:b/>
                    <w:bCs/>
                    <w:sz w:val="22"/>
                    <w:szCs w:val="20"/>
                  </w:rPr>
                </w:rPrChange>
              </w:rPr>
              <w:t>结构化索引</w:t>
            </w:r>
            <w:r w:rsidRPr="009A7C18">
              <w:rPr>
                <w:sz w:val="21"/>
                <w:rPrChange w:id="94" w:author="xingyao liu" w:date="2026-01-21T10:12:00Z" w16du:dateUtc="2026-01-21T02:12:00Z">
                  <w:rPr>
                    <w:sz w:val="22"/>
                    <w:szCs w:val="20"/>
                  </w:rPr>
                </w:rPrChange>
              </w:rPr>
              <w:t>：基于语义事件分割，自动提取考点，提供</w:t>
            </w:r>
            <w:r w:rsidRPr="009A7C18">
              <w:rPr>
                <w:sz w:val="21"/>
                <w:rPrChange w:id="95" w:author="xingyao liu" w:date="2026-01-21T10:12:00Z" w16du:dateUtc="2026-01-21T02:12:00Z">
                  <w:rPr>
                    <w:sz w:val="22"/>
                    <w:szCs w:val="20"/>
                  </w:rPr>
                </w:rPrChange>
              </w:rPr>
              <w:t>“</w:t>
            </w:r>
            <w:r w:rsidRPr="009A7C18">
              <w:rPr>
                <w:sz w:val="21"/>
                <w:rPrChange w:id="96" w:author="xingyao liu" w:date="2026-01-21T10:12:00Z" w16du:dateUtc="2026-01-21T02:12:00Z">
                  <w:rPr>
                    <w:sz w:val="22"/>
                    <w:szCs w:val="20"/>
                  </w:rPr>
                </w:rPrChange>
              </w:rPr>
              <w:t>时光机</w:t>
            </w:r>
            <w:r w:rsidRPr="009A7C18">
              <w:rPr>
                <w:sz w:val="21"/>
                <w:rPrChange w:id="97" w:author="xingyao liu" w:date="2026-01-21T10:12:00Z" w16du:dateUtc="2026-01-21T02:12:00Z">
                  <w:rPr>
                    <w:sz w:val="22"/>
                    <w:szCs w:val="20"/>
                  </w:rPr>
                </w:rPrChange>
              </w:rPr>
              <w:t>”</w:t>
            </w:r>
            <w:r w:rsidRPr="009A7C18">
              <w:rPr>
                <w:sz w:val="21"/>
                <w:rPrChange w:id="98" w:author="xingyao liu" w:date="2026-01-21T10:12:00Z" w16du:dateUtc="2026-01-21T02:12:00Z">
                  <w:rPr>
                    <w:sz w:val="22"/>
                    <w:szCs w:val="20"/>
                  </w:rPr>
                </w:rPrChange>
              </w:rPr>
              <w:t>式复习。</w:t>
            </w:r>
          </w:p>
        </w:tc>
      </w:tr>
      <w:tr w:rsidR="000328F8" w:rsidRPr="009A7C18" w14:paraId="076CB429" w14:textId="77777777">
        <w:trPr>
          <w:trHeight w:val="1335"/>
          <w:tblCellSpacing w:w="15" w:type="dxa"/>
          <w:jc w:val="center"/>
        </w:trPr>
        <w:tc>
          <w:tcPr>
            <w:tcW w:w="701" w:type="dxa"/>
            <w:tcBorders>
              <w:right w:val="single" w:sz="4" w:space="0" w:color="auto"/>
            </w:tcBorders>
            <w:shd w:val="clear" w:color="auto" w:fill="FFFFFF"/>
            <w:tcMar>
              <w:top w:w="45" w:type="dxa"/>
              <w:left w:w="90" w:type="dxa"/>
              <w:bottom w:w="45" w:type="dxa"/>
              <w:right w:w="90" w:type="dxa"/>
            </w:tcMar>
            <w:vAlign w:val="center"/>
          </w:tcPr>
          <w:p w14:paraId="436137DF" w14:textId="77777777" w:rsidR="000328F8" w:rsidRPr="009A7C18" w:rsidRDefault="00000000">
            <w:pPr>
              <w:pStyle w:val="a1"/>
              <w:snapToGrid w:val="0"/>
              <w:spacing w:line="240" w:lineRule="auto"/>
              <w:ind w:firstLineChars="0" w:firstLine="0"/>
              <w:rPr>
                <w:b/>
                <w:bCs/>
                <w:sz w:val="21"/>
                <w:rPrChange w:id="99" w:author="xingyao liu" w:date="2026-01-21T10:12:00Z" w16du:dateUtc="2026-01-21T02:12:00Z">
                  <w:rPr>
                    <w:b/>
                    <w:bCs/>
                  </w:rPr>
                </w:rPrChange>
              </w:rPr>
            </w:pPr>
            <w:r w:rsidRPr="009A7C18">
              <w:rPr>
                <w:b/>
                <w:bCs/>
                <w:sz w:val="21"/>
                <w:rPrChange w:id="100" w:author="xingyao liu" w:date="2026-01-21T10:12:00Z" w16du:dateUtc="2026-01-21T02:12:00Z">
                  <w:rPr>
                    <w:b/>
                    <w:bCs/>
                  </w:rPr>
                </w:rPrChange>
              </w:rPr>
              <w:t>题库</w:t>
            </w:r>
            <w:proofErr w:type="gramStart"/>
            <w:r w:rsidRPr="009A7C18">
              <w:rPr>
                <w:b/>
                <w:bCs/>
                <w:sz w:val="21"/>
                <w:rPrChange w:id="101" w:author="xingyao liu" w:date="2026-01-21T10:12:00Z" w16du:dateUtc="2026-01-21T02:12:00Z">
                  <w:rPr>
                    <w:b/>
                    <w:bCs/>
                  </w:rPr>
                </w:rPrChange>
              </w:rPr>
              <w:t>刷题类</w:t>
            </w:r>
            <w:proofErr w:type="gramEnd"/>
          </w:p>
        </w:tc>
        <w:tc>
          <w:tcPr>
            <w:tcW w:w="1400" w:type="dxa"/>
            <w:tcBorders>
              <w:right w:val="nil"/>
            </w:tcBorders>
            <w:shd w:val="clear" w:color="auto" w:fill="FFFFFF"/>
            <w:tcMar>
              <w:top w:w="45" w:type="dxa"/>
              <w:left w:w="90" w:type="dxa"/>
              <w:bottom w:w="45" w:type="dxa"/>
              <w:right w:w="90" w:type="dxa"/>
            </w:tcMar>
            <w:vAlign w:val="center"/>
          </w:tcPr>
          <w:p w14:paraId="282D1F7E" w14:textId="77777777" w:rsidR="000328F8" w:rsidRPr="009A7C18" w:rsidRDefault="00000000">
            <w:pPr>
              <w:pStyle w:val="a1"/>
              <w:snapToGrid w:val="0"/>
              <w:spacing w:line="240" w:lineRule="auto"/>
              <w:ind w:firstLineChars="0" w:firstLine="0"/>
              <w:rPr>
                <w:sz w:val="21"/>
                <w:rPrChange w:id="102" w:author="xingyao liu" w:date="2026-01-21T10:12:00Z" w16du:dateUtc="2026-01-21T02:12:00Z">
                  <w:rPr>
                    <w:sz w:val="22"/>
                    <w:szCs w:val="20"/>
                  </w:rPr>
                </w:rPrChange>
              </w:rPr>
            </w:pPr>
            <w:r w:rsidRPr="009A7C18">
              <w:rPr>
                <w:sz w:val="21"/>
                <w:rPrChange w:id="103" w:author="xingyao liu" w:date="2026-01-21T10:12:00Z" w16du:dateUtc="2026-01-21T02:12:00Z">
                  <w:rPr>
                    <w:sz w:val="22"/>
                    <w:szCs w:val="20"/>
                  </w:rPr>
                </w:rPrChange>
              </w:rPr>
              <w:t>粉笔</w:t>
            </w:r>
            <w:r w:rsidRPr="009A7C18">
              <w:rPr>
                <w:sz w:val="21"/>
                <w:rPrChange w:id="104" w:author="xingyao liu" w:date="2026-01-21T10:12:00Z" w16du:dateUtc="2026-01-21T02:12:00Z">
                  <w:rPr>
                    <w:sz w:val="22"/>
                    <w:szCs w:val="20"/>
                  </w:rPr>
                </w:rPrChange>
              </w:rPr>
              <w:t>,</w:t>
            </w:r>
            <w:r w:rsidRPr="009A7C18">
              <w:rPr>
                <w:sz w:val="21"/>
                <w:rPrChange w:id="105" w:author="xingyao liu" w:date="2026-01-21T10:12:00Z" w16du:dateUtc="2026-01-21T02:12:00Z">
                  <w:rPr>
                    <w:sz w:val="22"/>
                    <w:szCs w:val="20"/>
                  </w:rPr>
                </w:rPrChange>
              </w:rPr>
              <w:t>猿题库</w:t>
            </w:r>
          </w:p>
        </w:tc>
        <w:tc>
          <w:tcPr>
            <w:tcW w:w="1350" w:type="dxa"/>
            <w:tcBorders>
              <w:right w:val="nil"/>
            </w:tcBorders>
            <w:shd w:val="clear" w:color="auto" w:fill="FFFFFF"/>
            <w:tcMar>
              <w:top w:w="45" w:type="dxa"/>
              <w:left w:w="90" w:type="dxa"/>
              <w:bottom w:w="45" w:type="dxa"/>
              <w:right w:w="90" w:type="dxa"/>
            </w:tcMar>
            <w:vAlign w:val="center"/>
          </w:tcPr>
          <w:p w14:paraId="1491936F" w14:textId="77777777" w:rsidR="000328F8" w:rsidRPr="009A7C18" w:rsidRDefault="00000000">
            <w:pPr>
              <w:pStyle w:val="a1"/>
              <w:snapToGrid w:val="0"/>
              <w:spacing w:line="240" w:lineRule="auto"/>
              <w:ind w:firstLineChars="0" w:firstLine="0"/>
              <w:rPr>
                <w:sz w:val="21"/>
                <w:rPrChange w:id="106" w:author="xingyao liu" w:date="2026-01-21T10:12:00Z" w16du:dateUtc="2026-01-21T02:12:00Z">
                  <w:rPr>
                    <w:sz w:val="22"/>
                    <w:szCs w:val="20"/>
                  </w:rPr>
                </w:rPrChange>
              </w:rPr>
            </w:pPr>
            <w:r w:rsidRPr="009A7C18">
              <w:rPr>
                <w:sz w:val="21"/>
                <w:rPrChange w:id="107" w:author="xingyao liu" w:date="2026-01-21T10:12:00Z" w16du:dateUtc="2026-01-21T02:12:00Z">
                  <w:rPr>
                    <w:sz w:val="22"/>
                    <w:szCs w:val="20"/>
                  </w:rPr>
                </w:rPrChange>
              </w:rPr>
              <w:t>海量题目练习</w:t>
            </w:r>
            <w:proofErr w:type="gramStart"/>
            <w:r w:rsidRPr="009A7C18">
              <w:rPr>
                <w:sz w:val="21"/>
                <w:rPrChange w:id="108" w:author="xingyao liu" w:date="2026-01-21T10:12:00Z" w16du:dateUtc="2026-01-21T02:12:00Z">
                  <w:rPr>
                    <w:sz w:val="22"/>
                    <w:szCs w:val="20"/>
                  </w:rPr>
                </w:rPrChange>
              </w:rPr>
              <w:t>与模考</w:t>
            </w:r>
            <w:proofErr w:type="gramEnd"/>
          </w:p>
        </w:tc>
        <w:tc>
          <w:tcPr>
            <w:tcW w:w="2816" w:type="dxa"/>
            <w:tcBorders>
              <w:right w:val="nil"/>
            </w:tcBorders>
            <w:shd w:val="clear" w:color="auto" w:fill="FFFFFF"/>
            <w:tcMar>
              <w:top w:w="45" w:type="dxa"/>
              <w:left w:w="90" w:type="dxa"/>
              <w:bottom w:w="45" w:type="dxa"/>
              <w:right w:w="90" w:type="dxa"/>
            </w:tcMar>
            <w:vAlign w:val="center"/>
          </w:tcPr>
          <w:p w14:paraId="425136BF" w14:textId="77777777" w:rsidR="000328F8" w:rsidRPr="009A7C18" w:rsidRDefault="00000000">
            <w:pPr>
              <w:pStyle w:val="a1"/>
              <w:snapToGrid w:val="0"/>
              <w:spacing w:line="240" w:lineRule="auto"/>
              <w:ind w:firstLineChars="0" w:firstLine="0"/>
              <w:rPr>
                <w:sz w:val="21"/>
                <w:rPrChange w:id="109" w:author="xingyao liu" w:date="2026-01-21T10:12:00Z" w16du:dateUtc="2026-01-21T02:12:00Z">
                  <w:rPr>
                    <w:sz w:val="22"/>
                    <w:szCs w:val="20"/>
                  </w:rPr>
                </w:rPrChange>
              </w:rPr>
            </w:pPr>
            <w:proofErr w:type="gramStart"/>
            <w:r w:rsidRPr="009A7C18">
              <w:rPr>
                <w:b/>
                <w:bCs/>
                <w:sz w:val="21"/>
                <w:rPrChange w:id="110" w:author="xingyao liu" w:date="2026-01-21T10:12:00Z" w16du:dateUtc="2026-01-21T02:12:00Z">
                  <w:rPr>
                    <w:b/>
                    <w:bCs/>
                    <w:sz w:val="22"/>
                    <w:szCs w:val="20"/>
                  </w:rPr>
                </w:rPrChange>
              </w:rPr>
              <w:t>练学分离</w:t>
            </w:r>
            <w:proofErr w:type="gramEnd"/>
            <w:r w:rsidRPr="009A7C18">
              <w:rPr>
                <w:sz w:val="21"/>
                <w:rPrChange w:id="111" w:author="xingyao liu" w:date="2026-01-21T10:12:00Z" w16du:dateUtc="2026-01-21T02:12:00Z">
                  <w:rPr>
                    <w:sz w:val="22"/>
                    <w:szCs w:val="20"/>
                  </w:rPr>
                </w:rPrChange>
              </w:rPr>
              <w:t>：错题解析与课堂讲解脱节，无法溯源</w:t>
            </w:r>
            <w:proofErr w:type="gramStart"/>
            <w:r w:rsidRPr="009A7C18">
              <w:rPr>
                <w:sz w:val="21"/>
                <w:rPrChange w:id="112" w:author="xingyao liu" w:date="2026-01-21T10:12:00Z" w16du:dateUtc="2026-01-21T02:12:00Z">
                  <w:rPr>
                    <w:sz w:val="22"/>
                    <w:szCs w:val="20"/>
                  </w:rPr>
                </w:rPrChange>
              </w:rPr>
              <w:t>至知识</w:t>
            </w:r>
            <w:proofErr w:type="gramEnd"/>
            <w:r w:rsidRPr="009A7C18">
              <w:rPr>
                <w:sz w:val="21"/>
                <w:rPrChange w:id="113" w:author="xingyao liu" w:date="2026-01-21T10:12:00Z" w16du:dateUtc="2026-01-21T02:12:00Z">
                  <w:rPr>
                    <w:sz w:val="22"/>
                    <w:szCs w:val="20"/>
                  </w:rPr>
                </w:rPrChange>
              </w:rPr>
              <w:t>源头，难以修补认知断层。</w:t>
            </w:r>
          </w:p>
        </w:tc>
        <w:tc>
          <w:tcPr>
            <w:tcW w:w="2051" w:type="dxa"/>
            <w:tcBorders>
              <w:right w:val="nil"/>
            </w:tcBorders>
            <w:shd w:val="clear" w:color="auto" w:fill="FFFFFF"/>
            <w:tcMar>
              <w:top w:w="45" w:type="dxa"/>
              <w:left w:w="90" w:type="dxa"/>
              <w:bottom w:w="45" w:type="dxa"/>
              <w:right w:w="90" w:type="dxa"/>
            </w:tcMar>
            <w:vAlign w:val="center"/>
          </w:tcPr>
          <w:p w14:paraId="0655DBC2" w14:textId="77777777" w:rsidR="000328F8" w:rsidRPr="009A7C18" w:rsidRDefault="00000000">
            <w:pPr>
              <w:pStyle w:val="a1"/>
              <w:snapToGrid w:val="0"/>
              <w:spacing w:line="240" w:lineRule="auto"/>
              <w:ind w:firstLineChars="0" w:firstLine="0"/>
              <w:rPr>
                <w:sz w:val="21"/>
                <w:rPrChange w:id="114" w:author="xingyao liu" w:date="2026-01-21T10:12:00Z" w16du:dateUtc="2026-01-21T02:12:00Z">
                  <w:rPr>
                    <w:sz w:val="22"/>
                    <w:szCs w:val="20"/>
                  </w:rPr>
                </w:rPrChange>
              </w:rPr>
            </w:pPr>
            <w:r w:rsidRPr="009A7C18">
              <w:rPr>
                <w:b/>
                <w:bCs/>
                <w:sz w:val="21"/>
                <w:rPrChange w:id="115" w:author="xingyao liu" w:date="2026-01-21T10:12:00Z" w16du:dateUtc="2026-01-21T02:12:00Z">
                  <w:rPr>
                    <w:b/>
                    <w:bCs/>
                    <w:sz w:val="22"/>
                    <w:szCs w:val="20"/>
                  </w:rPr>
                </w:rPrChange>
              </w:rPr>
              <w:t>溯源闭环</w:t>
            </w:r>
            <w:r w:rsidRPr="009A7C18">
              <w:rPr>
                <w:sz w:val="21"/>
                <w:rPrChange w:id="116" w:author="xingyao liu" w:date="2026-01-21T10:12:00Z" w16du:dateUtc="2026-01-21T02:12:00Z">
                  <w:rPr>
                    <w:sz w:val="22"/>
                    <w:szCs w:val="20"/>
                  </w:rPr>
                </w:rPrChange>
              </w:rPr>
              <w:t>：错题直接跳转回课堂原声讲解，打通</w:t>
            </w:r>
            <w:r w:rsidRPr="009A7C18">
              <w:rPr>
                <w:sz w:val="21"/>
                <w:rPrChange w:id="117" w:author="xingyao liu" w:date="2026-01-21T10:12:00Z" w16du:dateUtc="2026-01-21T02:12:00Z">
                  <w:rPr>
                    <w:sz w:val="22"/>
                    <w:szCs w:val="20"/>
                  </w:rPr>
                </w:rPrChange>
              </w:rPr>
              <w:t>“</w:t>
            </w:r>
            <w:r w:rsidRPr="009A7C18">
              <w:rPr>
                <w:sz w:val="21"/>
                <w:rPrChange w:id="118" w:author="xingyao liu" w:date="2026-01-21T10:12:00Z" w16du:dateUtc="2026-01-21T02:12:00Z">
                  <w:rPr>
                    <w:sz w:val="22"/>
                    <w:szCs w:val="20"/>
                  </w:rPr>
                </w:rPrChange>
              </w:rPr>
              <w:t>测</w:t>
            </w:r>
            <w:r w:rsidRPr="009A7C18">
              <w:rPr>
                <w:sz w:val="21"/>
                <w:rPrChange w:id="119" w:author="xingyao liu" w:date="2026-01-21T10:12:00Z" w16du:dateUtc="2026-01-21T02:12:00Z">
                  <w:rPr>
                    <w:sz w:val="22"/>
                    <w:szCs w:val="20"/>
                  </w:rPr>
                </w:rPrChange>
              </w:rPr>
              <w:t>-</w:t>
            </w:r>
            <w:r w:rsidRPr="009A7C18">
              <w:rPr>
                <w:sz w:val="21"/>
                <w:rPrChange w:id="120" w:author="xingyao liu" w:date="2026-01-21T10:12:00Z" w16du:dateUtc="2026-01-21T02:12:00Z">
                  <w:rPr>
                    <w:sz w:val="22"/>
                    <w:szCs w:val="20"/>
                  </w:rPr>
                </w:rPrChange>
              </w:rPr>
              <w:t>学</w:t>
            </w:r>
            <w:r w:rsidRPr="009A7C18">
              <w:rPr>
                <w:sz w:val="21"/>
                <w:rPrChange w:id="121" w:author="xingyao liu" w:date="2026-01-21T10:12:00Z" w16du:dateUtc="2026-01-21T02:12:00Z">
                  <w:rPr>
                    <w:sz w:val="22"/>
                    <w:szCs w:val="20"/>
                  </w:rPr>
                </w:rPrChange>
              </w:rPr>
              <w:t>-</w:t>
            </w:r>
            <w:r w:rsidRPr="009A7C18">
              <w:rPr>
                <w:sz w:val="21"/>
                <w:rPrChange w:id="122" w:author="xingyao liu" w:date="2026-01-21T10:12:00Z" w16du:dateUtc="2026-01-21T02:12:00Z">
                  <w:rPr>
                    <w:sz w:val="22"/>
                    <w:szCs w:val="20"/>
                  </w:rPr>
                </w:rPrChange>
              </w:rPr>
              <w:t>补</w:t>
            </w:r>
            <w:r w:rsidRPr="009A7C18">
              <w:rPr>
                <w:sz w:val="21"/>
                <w:rPrChange w:id="123" w:author="xingyao liu" w:date="2026-01-21T10:12:00Z" w16du:dateUtc="2026-01-21T02:12:00Z">
                  <w:rPr>
                    <w:sz w:val="22"/>
                    <w:szCs w:val="20"/>
                  </w:rPr>
                </w:rPrChange>
              </w:rPr>
              <w:t>”</w:t>
            </w:r>
            <w:r w:rsidRPr="009A7C18">
              <w:rPr>
                <w:sz w:val="21"/>
                <w:rPrChange w:id="124" w:author="xingyao liu" w:date="2026-01-21T10:12:00Z" w16du:dateUtc="2026-01-21T02:12:00Z">
                  <w:rPr>
                    <w:sz w:val="22"/>
                    <w:szCs w:val="20"/>
                  </w:rPr>
                </w:rPrChange>
              </w:rPr>
              <w:t>闭环。</w:t>
            </w:r>
          </w:p>
        </w:tc>
      </w:tr>
      <w:tr w:rsidR="000328F8" w:rsidRPr="009A7C18" w14:paraId="6D9F1545" w14:textId="77777777">
        <w:trPr>
          <w:trHeight w:val="1350"/>
          <w:tblCellSpacing w:w="15" w:type="dxa"/>
          <w:jc w:val="center"/>
        </w:trPr>
        <w:tc>
          <w:tcPr>
            <w:tcW w:w="701" w:type="dxa"/>
            <w:tcBorders>
              <w:right w:val="single" w:sz="4" w:space="0" w:color="auto"/>
            </w:tcBorders>
            <w:shd w:val="clear" w:color="auto" w:fill="FFFFFF"/>
            <w:tcMar>
              <w:top w:w="45" w:type="dxa"/>
              <w:left w:w="90" w:type="dxa"/>
              <w:bottom w:w="45" w:type="dxa"/>
              <w:right w:w="90" w:type="dxa"/>
            </w:tcMar>
            <w:vAlign w:val="center"/>
          </w:tcPr>
          <w:p w14:paraId="1D3E913E" w14:textId="77777777" w:rsidR="000328F8" w:rsidRPr="009A7C18" w:rsidRDefault="00000000">
            <w:pPr>
              <w:pStyle w:val="a1"/>
              <w:snapToGrid w:val="0"/>
              <w:spacing w:line="240" w:lineRule="auto"/>
              <w:ind w:firstLineChars="0" w:firstLine="0"/>
              <w:rPr>
                <w:b/>
                <w:bCs/>
                <w:sz w:val="21"/>
                <w:rPrChange w:id="125" w:author="xingyao liu" w:date="2026-01-21T10:12:00Z" w16du:dateUtc="2026-01-21T02:12:00Z">
                  <w:rPr>
                    <w:b/>
                    <w:bCs/>
                  </w:rPr>
                </w:rPrChange>
              </w:rPr>
            </w:pPr>
            <w:r w:rsidRPr="009A7C18">
              <w:rPr>
                <w:b/>
                <w:bCs/>
                <w:sz w:val="21"/>
                <w:rPrChange w:id="126" w:author="xingyao liu" w:date="2026-01-21T10:12:00Z" w16du:dateUtc="2026-01-21T02:12:00Z">
                  <w:rPr>
                    <w:b/>
                    <w:bCs/>
                  </w:rPr>
                </w:rPrChange>
              </w:rPr>
              <w:t>通用</w:t>
            </w:r>
            <w:r w:rsidRPr="009A7C18">
              <w:rPr>
                <w:b/>
                <w:bCs/>
                <w:sz w:val="21"/>
                <w:rPrChange w:id="127" w:author="xingyao liu" w:date="2026-01-21T10:12:00Z" w16du:dateUtc="2026-01-21T02:12:00Z">
                  <w:rPr>
                    <w:b/>
                    <w:bCs/>
                  </w:rPr>
                </w:rPrChange>
              </w:rPr>
              <w:t>AI</w:t>
            </w:r>
            <w:r w:rsidRPr="009A7C18">
              <w:rPr>
                <w:b/>
                <w:bCs/>
                <w:sz w:val="21"/>
                <w:rPrChange w:id="128" w:author="xingyao liu" w:date="2026-01-21T10:12:00Z" w16du:dateUtc="2026-01-21T02:12:00Z">
                  <w:rPr>
                    <w:b/>
                    <w:bCs/>
                  </w:rPr>
                </w:rPrChange>
              </w:rPr>
              <w:t>助手</w:t>
            </w:r>
          </w:p>
        </w:tc>
        <w:tc>
          <w:tcPr>
            <w:tcW w:w="1400" w:type="dxa"/>
            <w:tcBorders>
              <w:right w:val="nil"/>
            </w:tcBorders>
            <w:shd w:val="clear" w:color="auto" w:fill="FFFFFF"/>
            <w:tcMar>
              <w:top w:w="45" w:type="dxa"/>
              <w:left w:w="90" w:type="dxa"/>
              <w:bottom w:w="45" w:type="dxa"/>
              <w:right w:w="90" w:type="dxa"/>
            </w:tcMar>
            <w:vAlign w:val="center"/>
          </w:tcPr>
          <w:p w14:paraId="0423AD02" w14:textId="77777777" w:rsidR="000328F8" w:rsidRPr="009A7C18" w:rsidRDefault="00000000">
            <w:pPr>
              <w:pStyle w:val="a1"/>
              <w:snapToGrid w:val="0"/>
              <w:spacing w:line="240" w:lineRule="auto"/>
              <w:ind w:firstLineChars="0" w:firstLine="0"/>
              <w:rPr>
                <w:sz w:val="21"/>
                <w:rPrChange w:id="129" w:author="xingyao liu" w:date="2026-01-21T10:12:00Z" w16du:dateUtc="2026-01-21T02:12:00Z">
                  <w:rPr>
                    <w:sz w:val="22"/>
                    <w:szCs w:val="20"/>
                  </w:rPr>
                </w:rPrChange>
              </w:rPr>
            </w:pPr>
            <w:r w:rsidRPr="009A7C18">
              <w:rPr>
                <w:sz w:val="21"/>
                <w:rPrChange w:id="130" w:author="xingyao liu" w:date="2026-01-21T10:12:00Z" w16du:dateUtc="2026-01-21T02:12:00Z">
                  <w:rPr>
                    <w:sz w:val="22"/>
                    <w:szCs w:val="20"/>
                  </w:rPr>
                </w:rPrChange>
              </w:rPr>
              <w:t>ChatGPT,</w:t>
            </w:r>
          </w:p>
          <w:p w14:paraId="76158E11" w14:textId="77777777" w:rsidR="000328F8" w:rsidRPr="009A7C18" w:rsidRDefault="00000000">
            <w:pPr>
              <w:pStyle w:val="a1"/>
              <w:snapToGrid w:val="0"/>
              <w:spacing w:line="240" w:lineRule="auto"/>
              <w:ind w:firstLineChars="0" w:firstLine="0"/>
              <w:rPr>
                <w:sz w:val="21"/>
                <w:rPrChange w:id="131" w:author="xingyao liu" w:date="2026-01-21T10:12:00Z" w16du:dateUtc="2026-01-21T02:12:00Z">
                  <w:rPr>
                    <w:sz w:val="22"/>
                    <w:szCs w:val="20"/>
                  </w:rPr>
                </w:rPrChange>
              </w:rPr>
            </w:pPr>
            <w:r w:rsidRPr="009A7C18">
              <w:rPr>
                <w:sz w:val="21"/>
                <w:rPrChange w:id="132" w:author="xingyao liu" w:date="2026-01-21T10:12:00Z" w16du:dateUtc="2026-01-21T02:12:00Z">
                  <w:rPr>
                    <w:sz w:val="22"/>
                    <w:szCs w:val="20"/>
                  </w:rPr>
                </w:rPrChange>
              </w:rPr>
              <w:t>NotebookLM</w:t>
            </w:r>
          </w:p>
        </w:tc>
        <w:tc>
          <w:tcPr>
            <w:tcW w:w="1350" w:type="dxa"/>
            <w:tcBorders>
              <w:right w:val="nil"/>
            </w:tcBorders>
            <w:shd w:val="clear" w:color="auto" w:fill="FFFFFF"/>
            <w:tcMar>
              <w:top w:w="45" w:type="dxa"/>
              <w:left w:w="90" w:type="dxa"/>
              <w:bottom w:w="45" w:type="dxa"/>
              <w:right w:w="90" w:type="dxa"/>
            </w:tcMar>
            <w:vAlign w:val="center"/>
          </w:tcPr>
          <w:p w14:paraId="366A719E" w14:textId="77777777" w:rsidR="000328F8" w:rsidRPr="009A7C18" w:rsidRDefault="00000000">
            <w:pPr>
              <w:pStyle w:val="a1"/>
              <w:snapToGrid w:val="0"/>
              <w:spacing w:line="240" w:lineRule="auto"/>
              <w:ind w:firstLineChars="0" w:firstLine="0"/>
              <w:rPr>
                <w:sz w:val="21"/>
                <w:rPrChange w:id="133" w:author="xingyao liu" w:date="2026-01-21T10:12:00Z" w16du:dateUtc="2026-01-21T02:12:00Z">
                  <w:rPr>
                    <w:sz w:val="22"/>
                    <w:szCs w:val="20"/>
                  </w:rPr>
                </w:rPrChange>
              </w:rPr>
            </w:pPr>
            <w:r w:rsidRPr="009A7C18">
              <w:rPr>
                <w:sz w:val="21"/>
                <w:rPrChange w:id="134" w:author="xingyao liu" w:date="2026-01-21T10:12:00Z" w16du:dateUtc="2026-01-21T02:12:00Z">
                  <w:rPr>
                    <w:sz w:val="22"/>
                    <w:szCs w:val="20"/>
                  </w:rPr>
                </w:rPrChange>
              </w:rPr>
              <w:t>文本生成与问答辅助</w:t>
            </w:r>
          </w:p>
        </w:tc>
        <w:tc>
          <w:tcPr>
            <w:tcW w:w="2816" w:type="dxa"/>
            <w:tcBorders>
              <w:right w:val="nil"/>
            </w:tcBorders>
            <w:shd w:val="clear" w:color="auto" w:fill="FFFFFF"/>
            <w:tcMar>
              <w:top w:w="45" w:type="dxa"/>
              <w:left w:w="90" w:type="dxa"/>
              <w:bottom w:w="45" w:type="dxa"/>
              <w:right w:w="90" w:type="dxa"/>
            </w:tcMar>
            <w:vAlign w:val="center"/>
          </w:tcPr>
          <w:p w14:paraId="4E10B11B" w14:textId="77777777" w:rsidR="000328F8" w:rsidRPr="009A7C18" w:rsidRDefault="00000000">
            <w:pPr>
              <w:pStyle w:val="a1"/>
              <w:snapToGrid w:val="0"/>
              <w:spacing w:line="240" w:lineRule="auto"/>
              <w:ind w:firstLineChars="0" w:firstLine="0"/>
              <w:rPr>
                <w:sz w:val="21"/>
                <w:rPrChange w:id="135" w:author="xingyao liu" w:date="2026-01-21T10:12:00Z" w16du:dateUtc="2026-01-21T02:12:00Z">
                  <w:rPr>
                    <w:sz w:val="22"/>
                    <w:szCs w:val="20"/>
                  </w:rPr>
                </w:rPrChange>
              </w:rPr>
            </w:pPr>
            <w:r w:rsidRPr="009A7C18">
              <w:rPr>
                <w:b/>
                <w:bCs/>
                <w:sz w:val="21"/>
                <w:rPrChange w:id="136" w:author="xingyao liu" w:date="2026-01-21T10:12:00Z" w16du:dateUtc="2026-01-21T02:12:00Z">
                  <w:rPr>
                    <w:b/>
                    <w:bCs/>
                    <w:sz w:val="22"/>
                    <w:szCs w:val="20"/>
                  </w:rPr>
                </w:rPrChange>
              </w:rPr>
              <w:t>缺乏语境</w:t>
            </w:r>
            <w:r w:rsidRPr="009A7C18">
              <w:rPr>
                <w:sz w:val="21"/>
                <w:rPrChange w:id="137" w:author="xingyao liu" w:date="2026-01-21T10:12:00Z" w16du:dateUtc="2026-01-21T02:12:00Z">
                  <w:rPr>
                    <w:sz w:val="22"/>
                    <w:szCs w:val="20"/>
                  </w:rPr>
                </w:rPrChange>
              </w:rPr>
              <w:t>：无法长期记忆个人课堂数据，回答缺乏针对性，无法进行长周期的备考规划。</w:t>
            </w:r>
          </w:p>
        </w:tc>
        <w:tc>
          <w:tcPr>
            <w:tcW w:w="2051" w:type="dxa"/>
            <w:tcBorders>
              <w:right w:val="nil"/>
            </w:tcBorders>
            <w:shd w:val="clear" w:color="auto" w:fill="FFFFFF"/>
            <w:tcMar>
              <w:top w:w="45" w:type="dxa"/>
              <w:left w:w="90" w:type="dxa"/>
              <w:bottom w:w="45" w:type="dxa"/>
              <w:right w:w="90" w:type="dxa"/>
            </w:tcMar>
            <w:vAlign w:val="center"/>
          </w:tcPr>
          <w:p w14:paraId="4BC51BB0" w14:textId="77777777" w:rsidR="000328F8" w:rsidRPr="009A7C18" w:rsidRDefault="00000000">
            <w:pPr>
              <w:pStyle w:val="a1"/>
              <w:snapToGrid w:val="0"/>
              <w:spacing w:line="240" w:lineRule="auto"/>
              <w:ind w:firstLineChars="0" w:firstLine="0"/>
              <w:rPr>
                <w:sz w:val="21"/>
                <w:rPrChange w:id="138" w:author="xingyao liu" w:date="2026-01-21T10:12:00Z" w16du:dateUtc="2026-01-21T02:12:00Z">
                  <w:rPr>
                    <w:sz w:val="22"/>
                    <w:szCs w:val="20"/>
                  </w:rPr>
                </w:rPrChange>
              </w:rPr>
            </w:pPr>
            <w:r w:rsidRPr="009A7C18">
              <w:rPr>
                <w:b/>
                <w:bCs/>
                <w:sz w:val="21"/>
                <w:rPrChange w:id="139" w:author="xingyao liu" w:date="2026-01-21T10:12:00Z" w16du:dateUtc="2026-01-21T02:12:00Z">
                  <w:rPr>
                    <w:b/>
                    <w:bCs/>
                    <w:sz w:val="22"/>
                    <w:szCs w:val="20"/>
                  </w:rPr>
                </w:rPrChange>
              </w:rPr>
              <w:t>全程托管</w:t>
            </w:r>
            <w:r w:rsidRPr="009A7C18">
              <w:rPr>
                <w:sz w:val="21"/>
                <w:rPrChange w:id="140" w:author="xingyao liu" w:date="2026-01-21T10:12:00Z" w16du:dateUtc="2026-01-21T02:12:00Z">
                  <w:rPr>
                    <w:sz w:val="22"/>
                    <w:szCs w:val="20"/>
                  </w:rPr>
                </w:rPrChange>
              </w:rPr>
              <w:t>：基于个人知识库的长期记忆，提供动态备考路径规划与任务调度。</w:t>
            </w:r>
          </w:p>
        </w:tc>
      </w:tr>
    </w:tbl>
    <w:p w14:paraId="41B43E19" w14:textId="77777777" w:rsidR="000328F8" w:rsidRDefault="00000000">
      <w:pPr>
        <w:pStyle w:val="a1"/>
        <w:ind w:firstLine="480"/>
      </w:pPr>
      <w:r>
        <w:t>通过上述对比可以归纳</w:t>
      </w:r>
      <w:proofErr w:type="gramStart"/>
      <w:r>
        <w:t>当前竞品在</w:t>
      </w:r>
      <w:proofErr w:type="gramEnd"/>
      <w:r>
        <w:t>满足</w:t>
      </w:r>
      <w:r>
        <w:rPr>
          <w:rFonts w:hint="eastAsia"/>
        </w:rPr>
        <w:t>“</w:t>
      </w:r>
      <w:r>
        <w:t>多模态课堂数据结构化、知识图谱化、复习执行闭环</w:t>
      </w:r>
      <w:r>
        <w:rPr>
          <w:rFonts w:hint="eastAsia"/>
        </w:rPr>
        <w:t>”</w:t>
      </w:r>
      <w:r>
        <w:t>这一复合需求上的共性不足：</w:t>
      </w:r>
    </w:p>
    <w:p w14:paraId="5BE0776F" w14:textId="77777777" w:rsidR="000328F8" w:rsidRDefault="00000000">
      <w:pPr>
        <w:pStyle w:val="a1"/>
        <w:ind w:firstLine="480"/>
      </w:pPr>
      <w:r>
        <w:rPr>
          <w:rFonts w:hint="eastAsia"/>
        </w:rPr>
        <w:t>（</w:t>
      </w:r>
      <w:r>
        <w:rPr>
          <w:rFonts w:hint="eastAsia"/>
        </w:rPr>
        <w:t>1</w:t>
      </w:r>
      <w:r>
        <w:rPr>
          <w:rFonts w:hint="eastAsia"/>
        </w:rPr>
        <w:t>）</w:t>
      </w:r>
      <w:r>
        <w:rPr>
          <w:b/>
          <w:bCs/>
        </w:rPr>
        <w:t>信息孤岛难以打通</w:t>
      </w:r>
      <w:r>
        <w:t>：现有工具往往只能处理单一数据形式，无法实现课堂录音、课件、笔记的时间语义对齐</w:t>
      </w:r>
      <w:r>
        <w:rPr>
          <w:rFonts w:hint="eastAsia"/>
        </w:rPr>
        <w:t>；</w:t>
      </w:r>
    </w:p>
    <w:p w14:paraId="7C02D8CF" w14:textId="77777777" w:rsidR="000328F8" w:rsidRDefault="00000000">
      <w:pPr>
        <w:pStyle w:val="a1"/>
        <w:ind w:firstLine="480"/>
      </w:pPr>
      <w:r>
        <w:rPr>
          <w:rFonts w:hint="eastAsia"/>
        </w:rPr>
        <w:t>（</w:t>
      </w:r>
      <w:r>
        <w:rPr>
          <w:rFonts w:hint="eastAsia"/>
        </w:rPr>
        <w:t>2</w:t>
      </w:r>
      <w:r>
        <w:rPr>
          <w:rFonts w:hint="eastAsia"/>
        </w:rPr>
        <w:t>）</w:t>
      </w:r>
      <w:r>
        <w:rPr>
          <w:b/>
          <w:bCs/>
        </w:rPr>
        <w:t>缺乏语义结构化能力</w:t>
      </w:r>
      <w:r>
        <w:t>：绝大多数竞品无法自动提取语义事件与关联知识点，用户仍需自行整理</w:t>
      </w:r>
      <w:r>
        <w:rPr>
          <w:rFonts w:hint="eastAsia"/>
        </w:rPr>
        <w:t>；</w:t>
      </w:r>
    </w:p>
    <w:p w14:paraId="45BC4609" w14:textId="77777777" w:rsidR="000328F8" w:rsidRDefault="00000000">
      <w:pPr>
        <w:pStyle w:val="a1"/>
        <w:ind w:firstLine="480"/>
      </w:pPr>
      <w:r>
        <w:rPr>
          <w:rFonts w:hint="eastAsia"/>
        </w:rPr>
        <w:t>（</w:t>
      </w:r>
      <w:r>
        <w:rPr>
          <w:rFonts w:hint="eastAsia"/>
        </w:rPr>
        <w:t>3</w:t>
      </w:r>
      <w:r>
        <w:rPr>
          <w:rFonts w:hint="eastAsia"/>
        </w:rPr>
        <w:t>）</w:t>
      </w:r>
      <w:r>
        <w:rPr>
          <w:b/>
          <w:bCs/>
        </w:rPr>
        <w:t>复习策略缺失</w:t>
      </w:r>
      <w:r>
        <w:t>：现有产品多提供练习或答疑，但没有系统化的复习规划与智能路径生成机制</w:t>
      </w:r>
      <w:r>
        <w:rPr>
          <w:rFonts w:hint="eastAsia"/>
        </w:rPr>
        <w:t>；</w:t>
      </w:r>
    </w:p>
    <w:p w14:paraId="699203BB" w14:textId="77777777" w:rsidR="000328F8" w:rsidRDefault="00000000">
      <w:pPr>
        <w:pStyle w:val="a1"/>
        <w:ind w:firstLine="480"/>
      </w:pPr>
      <w:r>
        <w:rPr>
          <w:rFonts w:hint="eastAsia"/>
        </w:rPr>
        <w:t>（</w:t>
      </w:r>
      <w:r>
        <w:rPr>
          <w:rFonts w:hint="eastAsia"/>
        </w:rPr>
        <w:t>4</w:t>
      </w:r>
      <w:r>
        <w:rPr>
          <w:rFonts w:hint="eastAsia"/>
        </w:rPr>
        <w:t>）</w:t>
      </w:r>
      <w:r>
        <w:rPr>
          <w:b/>
          <w:bCs/>
        </w:rPr>
        <w:t>认知短板识别能力弱</w:t>
      </w:r>
      <w:r>
        <w:t>：大部分竞品无法从多轮行为数据与复习效果中智能识别薄弱点。</w:t>
      </w:r>
    </w:p>
    <w:tbl>
      <w:tblPr>
        <w:tblW w:w="8371"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193"/>
        <w:gridCol w:w="1130"/>
        <w:gridCol w:w="1083"/>
        <w:gridCol w:w="1436"/>
        <w:gridCol w:w="1083"/>
        <w:gridCol w:w="1446"/>
      </w:tblGrid>
      <w:tr w:rsidR="000328F8" w14:paraId="3869B9E6" w14:textId="77777777">
        <w:trPr>
          <w:trHeight w:val="756"/>
          <w:tblHeader/>
          <w:tblCellSpacing w:w="15" w:type="dxa"/>
          <w:jc w:val="center"/>
        </w:trPr>
        <w:tc>
          <w:tcPr>
            <w:tcW w:w="2148"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41E3109C" w14:textId="77777777" w:rsidR="000328F8" w:rsidRDefault="00000000">
            <w:pPr>
              <w:pStyle w:val="a1"/>
              <w:snapToGrid w:val="0"/>
              <w:spacing w:line="240" w:lineRule="auto"/>
              <w:ind w:firstLineChars="0" w:firstLine="0"/>
              <w:jc w:val="center"/>
              <w:rPr>
                <w:b/>
              </w:rPr>
            </w:pPr>
            <w:r>
              <w:rPr>
                <w:b/>
              </w:rPr>
              <w:t>功能维度</w:t>
            </w:r>
          </w:p>
        </w:tc>
        <w:tc>
          <w:tcPr>
            <w:tcW w:w="1100"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644A0B6A" w14:textId="77777777" w:rsidR="000328F8" w:rsidRDefault="00000000">
            <w:pPr>
              <w:pStyle w:val="a1"/>
              <w:snapToGrid w:val="0"/>
              <w:spacing w:line="240" w:lineRule="auto"/>
              <w:ind w:firstLineChars="0" w:firstLine="0"/>
              <w:jc w:val="center"/>
              <w:rPr>
                <w:b/>
              </w:rPr>
            </w:pPr>
            <w:r>
              <w:rPr>
                <w:b/>
              </w:rPr>
              <w:t>溯光</w:t>
            </w:r>
          </w:p>
          <w:p w14:paraId="2EFECD6B" w14:textId="77777777" w:rsidR="000328F8" w:rsidRDefault="00000000">
            <w:pPr>
              <w:pStyle w:val="a1"/>
              <w:snapToGrid w:val="0"/>
              <w:spacing w:line="240" w:lineRule="auto"/>
              <w:ind w:firstLineChars="0" w:firstLine="0"/>
              <w:jc w:val="center"/>
              <w:rPr>
                <w:b/>
              </w:rPr>
            </w:pPr>
            <w:r>
              <w:rPr>
                <w:b/>
              </w:rPr>
              <w:t>智习</w:t>
            </w:r>
          </w:p>
        </w:tc>
        <w:tc>
          <w:tcPr>
            <w:tcW w:w="1053"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6F78AD4A" w14:textId="77777777" w:rsidR="000328F8" w:rsidRDefault="00000000">
            <w:pPr>
              <w:pStyle w:val="a1"/>
              <w:snapToGrid w:val="0"/>
              <w:spacing w:line="240" w:lineRule="auto"/>
              <w:ind w:firstLineChars="0" w:firstLine="0"/>
              <w:jc w:val="center"/>
              <w:rPr>
                <w:b/>
              </w:rPr>
            </w:pPr>
            <w:r>
              <w:rPr>
                <w:b/>
              </w:rPr>
              <w:t>笔记类</w:t>
            </w:r>
          </w:p>
          <w:p w14:paraId="14E8C21B" w14:textId="77777777" w:rsidR="000328F8" w:rsidRDefault="00000000">
            <w:pPr>
              <w:pStyle w:val="a1"/>
              <w:snapToGrid w:val="0"/>
              <w:spacing w:line="240" w:lineRule="auto"/>
              <w:ind w:firstLineChars="0" w:firstLine="0"/>
              <w:jc w:val="center"/>
              <w:rPr>
                <w:b/>
              </w:rPr>
            </w:pPr>
            <w:r>
              <w:rPr>
                <w:b/>
              </w:rPr>
              <w:t>(Notion)</w:t>
            </w:r>
          </w:p>
        </w:tc>
        <w:tc>
          <w:tcPr>
            <w:tcW w:w="1406"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32342C5E" w14:textId="77777777" w:rsidR="000328F8" w:rsidRDefault="00000000">
            <w:pPr>
              <w:pStyle w:val="a1"/>
              <w:snapToGrid w:val="0"/>
              <w:spacing w:line="240" w:lineRule="auto"/>
              <w:ind w:firstLineChars="0" w:firstLine="0"/>
              <w:jc w:val="center"/>
              <w:rPr>
                <w:b/>
              </w:rPr>
            </w:pPr>
            <w:r>
              <w:rPr>
                <w:b/>
              </w:rPr>
              <w:t>转写类</w:t>
            </w:r>
          </w:p>
          <w:p w14:paraId="1F55809C" w14:textId="77777777" w:rsidR="000328F8" w:rsidRDefault="00000000">
            <w:pPr>
              <w:pStyle w:val="a1"/>
              <w:snapToGrid w:val="0"/>
              <w:spacing w:line="240" w:lineRule="auto"/>
              <w:ind w:firstLineChars="0" w:firstLine="0"/>
              <w:jc w:val="center"/>
              <w:rPr>
                <w:b/>
              </w:rPr>
            </w:pPr>
            <w:r>
              <w:rPr>
                <w:b/>
              </w:rPr>
              <w:t>(</w:t>
            </w:r>
            <w:r>
              <w:rPr>
                <w:b/>
              </w:rPr>
              <w:t>讯飞</w:t>
            </w:r>
            <w:r>
              <w:rPr>
                <w:b/>
              </w:rPr>
              <w:t>)</w:t>
            </w:r>
          </w:p>
        </w:tc>
        <w:tc>
          <w:tcPr>
            <w:tcW w:w="1053"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5A068C6B" w14:textId="77777777" w:rsidR="000328F8" w:rsidRDefault="00000000">
            <w:pPr>
              <w:pStyle w:val="a1"/>
              <w:snapToGrid w:val="0"/>
              <w:spacing w:line="240" w:lineRule="auto"/>
              <w:ind w:firstLineChars="0" w:firstLine="0"/>
              <w:jc w:val="center"/>
              <w:rPr>
                <w:b/>
              </w:rPr>
            </w:pPr>
            <w:r>
              <w:rPr>
                <w:b/>
              </w:rPr>
              <w:t>题库类</w:t>
            </w:r>
          </w:p>
          <w:p w14:paraId="4FC0E68C" w14:textId="77777777" w:rsidR="000328F8" w:rsidRDefault="00000000">
            <w:pPr>
              <w:pStyle w:val="a1"/>
              <w:snapToGrid w:val="0"/>
              <w:spacing w:line="240" w:lineRule="auto"/>
              <w:ind w:firstLineChars="0" w:firstLine="0"/>
              <w:jc w:val="center"/>
              <w:rPr>
                <w:b/>
              </w:rPr>
            </w:pPr>
            <w:r>
              <w:rPr>
                <w:b/>
              </w:rPr>
              <w:t>(</w:t>
            </w:r>
            <w:r>
              <w:rPr>
                <w:b/>
              </w:rPr>
              <w:t>粉笔</w:t>
            </w:r>
            <w:r>
              <w:rPr>
                <w:b/>
              </w:rPr>
              <w:t>)</w:t>
            </w:r>
          </w:p>
        </w:tc>
        <w:tc>
          <w:tcPr>
            <w:tcW w:w="1401"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104D3905" w14:textId="77777777" w:rsidR="000328F8" w:rsidRDefault="00000000">
            <w:pPr>
              <w:pStyle w:val="a1"/>
              <w:snapToGrid w:val="0"/>
              <w:spacing w:line="240" w:lineRule="auto"/>
              <w:ind w:firstLineChars="0" w:firstLine="0"/>
              <w:jc w:val="center"/>
              <w:rPr>
                <w:b/>
              </w:rPr>
            </w:pPr>
            <w:r>
              <w:rPr>
                <w:b/>
              </w:rPr>
              <w:t>通用</w:t>
            </w:r>
            <w:r>
              <w:rPr>
                <w:b/>
              </w:rPr>
              <w:t>AI</w:t>
            </w:r>
          </w:p>
          <w:p w14:paraId="29001123" w14:textId="77777777" w:rsidR="000328F8" w:rsidRDefault="00000000">
            <w:pPr>
              <w:pStyle w:val="a1"/>
              <w:snapToGrid w:val="0"/>
              <w:spacing w:line="240" w:lineRule="auto"/>
              <w:ind w:firstLineChars="0" w:firstLine="0"/>
              <w:jc w:val="center"/>
              <w:rPr>
                <w:b/>
              </w:rPr>
            </w:pPr>
            <w:r>
              <w:rPr>
                <w:b/>
              </w:rPr>
              <w:t>(GPT)</w:t>
            </w:r>
          </w:p>
        </w:tc>
      </w:tr>
      <w:tr w:rsidR="000328F8" w14:paraId="19DEC34E" w14:textId="77777777">
        <w:trPr>
          <w:trHeight w:val="497"/>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4AF7C508" w14:textId="77777777" w:rsidR="000328F8" w:rsidRDefault="00000000">
            <w:pPr>
              <w:pStyle w:val="a1"/>
              <w:snapToGrid w:val="0"/>
              <w:spacing w:line="240" w:lineRule="auto"/>
              <w:ind w:firstLineChars="0" w:firstLine="0"/>
              <w:jc w:val="left"/>
            </w:pPr>
            <w:r>
              <w:t>多模态时空对齐</w:t>
            </w:r>
          </w:p>
        </w:tc>
        <w:tc>
          <w:tcPr>
            <w:tcW w:w="1100" w:type="dxa"/>
            <w:tcBorders>
              <w:right w:val="nil"/>
            </w:tcBorders>
            <w:shd w:val="clear" w:color="auto" w:fill="FFFFFF"/>
            <w:tcMar>
              <w:top w:w="45" w:type="dxa"/>
              <w:left w:w="90" w:type="dxa"/>
              <w:bottom w:w="45" w:type="dxa"/>
              <w:right w:w="90" w:type="dxa"/>
            </w:tcMar>
            <w:vAlign w:val="center"/>
          </w:tcPr>
          <w:p w14:paraId="19CE1192" w14:textId="77777777" w:rsidR="000328F8" w:rsidRDefault="00000000">
            <w:pPr>
              <w:pStyle w:val="a1"/>
              <w:snapToGrid w:val="0"/>
              <w:spacing w:line="240" w:lineRule="auto"/>
              <w:ind w:firstLineChars="0" w:firstLine="0"/>
              <w:jc w:val="center"/>
            </w:pPr>
            <w:r>
              <w:rPr>
                <w:noProof/>
              </w:rPr>
              <w:drawing>
                <wp:inline distT="0" distB="0" distL="114300" distR="114300" wp14:anchorId="1481B33A" wp14:editId="4EC58685">
                  <wp:extent cx="203200" cy="203200"/>
                  <wp:effectExtent l="0" t="0" r="6350" b="6350"/>
                  <wp:docPr id="8" name="图片 8" descr="对"/>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8" name="图片 8" descr="对"/>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08F9DBD2" w14:textId="77777777" w:rsidR="000328F8" w:rsidRDefault="00000000">
            <w:pPr>
              <w:pStyle w:val="a1"/>
              <w:snapToGrid w:val="0"/>
              <w:spacing w:line="240" w:lineRule="auto"/>
              <w:ind w:firstLineChars="0" w:firstLine="0"/>
              <w:jc w:val="center"/>
            </w:pPr>
            <w:r>
              <w:rPr>
                <w:noProof/>
              </w:rPr>
              <w:drawing>
                <wp:inline distT="0" distB="0" distL="114300" distR="114300" wp14:anchorId="0AC67CFA" wp14:editId="7BB5426E">
                  <wp:extent cx="203200" cy="203200"/>
                  <wp:effectExtent l="0" t="0" r="0" b="6350"/>
                  <wp:docPr id="30" name="图片 30"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0" name="图片 30"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bottom"/>
          </w:tcPr>
          <w:p w14:paraId="1A6FD1E3" w14:textId="77777777" w:rsidR="000328F8" w:rsidRDefault="00000000">
            <w:pPr>
              <w:pStyle w:val="a1"/>
              <w:snapToGrid w:val="0"/>
              <w:spacing w:line="240" w:lineRule="auto"/>
              <w:ind w:firstLineChars="0" w:firstLine="0"/>
              <w:jc w:val="center"/>
            </w:pPr>
            <w:r>
              <w:rPr>
                <w:noProof/>
              </w:rPr>
              <w:drawing>
                <wp:inline distT="0" distB="0" distL="114300" distR="114300" wp14:anchorId="73C27E54" wp14:editId="07754CD6">
                  <wp:extent cx="203200" cy="203200"/>
                  <wp:effectExtent l="0" t="0" r="6350" b="6350"/>
                  <wp:docPr id="15" name="图片 15" descr="警告"/>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5" name="图片 15" descr="警告"/>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203200" cy="203200"/>
                          </a:xfrm>
                          <a:prstGeom prst="rect">
                            <a:avLst/>
                          </a:prstGeom>
                        </pic:spPr>
                      </pic:pic>
                    </a:graphicData>
                  </a:graphic>
                </wp:inline>
              </w:drawing>
            </w:r>
            <w:r>
              <w:t>(</w:t>
            </w:r>
            <w:r>
              <w:t>仅文本</w:t>
            </w:r>
            <w:r>
              <w:t>)</w:t>
            </w:r>
          </w:p>
        </w:tc>
        <w:tc>
          <w:tcPr>
            <w:tcW w:w="1053" w:type="dxa"/>
            <w:tcBorders>
              <w:right w:val="nil"/>
            </w:tcBorders>
            <w:shd w:val="clear" w:color="auto" w:fill="FFFFFF"/>
            <w:tcMar>
              <w:top w:w="45" w:type="dxa"/>
              <w:left w:w="90" w:type="dxa"/>
              <w:bottom w:w="45" w:type="dxa"/>
              <w:right w:w="90" w:type="dxa"/>
            </w:tcMar>
            <w:vAlign w:val="center"/>
          </w:tcPr>
          <w:p w14:paraId="655878E9" w14:textId="77777777" w:rsidR="000328F8" w:rsidRDefault="00000000">
            <w:pPr>
              <w:pStyle w:val="a1"/>
              <w:snapToGrid w:val="0"/>
              <w:spacing w:line="240" w:lineRule="auto"/>
              <w:ind w:firstLineChars="0" w:firstLine="0"/>
              <w:jc w:val="center"/>
            </w:pPr>
            <w:r>
              <w:rPr>
                <w:noProof/>
              </w:rPr>
              <w:drawing>
                <wp:inline distT="0" distB="0" distL="114300" distR="114300" wp14:anchorId="3A116C02" wp14:editId="49696064">
                  <wp:extent cx="203200" cy="203200"/>
                  <wp:effectExtent l="0" t="0" r="0" b="6350"/>
                  <wp:docPr id="31" name="图片 31"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1" name="图片 31"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1CFEA873" w14:textId="77777777" w:rsidR="000328F8" w:rsidRDefault="00000000">
            <w:pPr>
              <w:pStyle w:val="a1"/>
              <w:snapToGrid w:val="0"/>
              <w:spacing w:line="240" w:lineRule="auto"/>
              <w:ind w:firstLineChars="0" w:firstLine="0"/>
              <w:jc w:val="center"/>
            </w:pPr>
            <w:r>
              <w:rPr>
                <w:noProof/>
              </w:rPr>
              <w:drawing>
                <wp:inline distT="0" distB="0" distL="114300" distR="114300" wp14:anchorId="6AA3CA19" wp14:editId="288CFEE5">
                  <wp:extent cx="203200" cy="203200"/>
                  <wp:effectExtent l="0" t="0" r="0" b="6350"/>
                  <wp:docPr id="38" name="图片 38"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8" name="图片 38"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r>
      <w:tr w:rsidR="000328F8" w14:paraId="500DBFF6" w14:textId="77777777">
        <w:trPr>
          <w:trHeight w:val="497"/>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28164D70" w14:textId="77777777" w:rsidR="000328F8" w:rsidRDefault="00000000">
            <w:pPr>
              <w:pStyle w:val="a1"/>
              <w:snapToGrid w:val="0"/>
              <w:spacing w:line="240" w:lineRule="auto"/>
              <w:ind w:firstLineChars="0" w:firstLine="0"/>
              <w:jc w:val="left"/>
            </w:pPr>
            <w:r>
              <w:t>知识图谱自动构建</w:t>
            </w:r>
          </w:p>
        </w:tc>
        <w:tc>
          <w:tcPr>
            <w:tcW w:w="1100" w:type="dxa"/>
            <w:tcBorders>
              <w:right w:val="nil"/>
            </w:tcBorders>
            <w:shd w:val="clear" w:color="auto" w:fill="FFFFFF"/>
            <w:tcMar>
              <w:top w:w="45" w:type="dxa"/>
              <w:left w:w="90" w:type="dxa"/>
              <w:bottom w:w="45" w:type="dxa"/>
              <w:right w:w="90" w:type="dxa"/>
            </w:tcMar>
            <w:vAlign w:val="center"/>
          </w:tcPr>
          <w:p w14:paraId="068BE082" w14:textId="77777777" w:rsidR="000328F8" w:rsidRDefault="00000000">
            <w:pPr>
              <w:pStyle w:val="a1"/>
              <w:snapToGrid w:val="0"/>
              <w:spacing w:line="240" w:lineRule="auto"/>
              <w:ind w:firstLineChars="0" w:firstLine="0"/>
              <w:jc w:val="center"/>
            </w:pPr>
            <w:r>
              <w:rPr>
                <w:noProof/>
              </w:rPr>
              <w:drawing>
                <wp:inline distT="0" distB="0" distL="114300" distR="114300" wp14:anchorId="441B5A8D" wp14:editId="686DB860">
                  <wp:extent cx="203200" cy="203200"/>
                  <wp:effectExtent l="0" t="0" r="6350" b="6350"/>
                  <wp:docPr id="9" name="图片 9" descr="对"/>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9" name="图片 9"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34D0EC8D" w14:textId="77777777" w:rsidR="000328F8" w:rsidRDefault="00000000">
            <w:pPr>
              <w:pStyle w:val="a1"/>
              <w:snapToGrid w:val="0"/>
              <w:spacing w:line="240" w:lineRule="auto"/>
              <w:ind w:firstLineChars="0" w:firstLine="0"/>
              <w:jc w:val="center"/>
            </w:pPr>
            <w:r>
              <w:rPr>
                <w:noProof/>
              </w:rPr>
              <w:drawing>
                <wp:inline distT="0" distB="0" distL="114300" distR="114300" wp14:anchorId="54471CF5" wp14:editId="472EB3ED">
                  <wp:extent cx="203200" cy="203200"/>
                  <wp:effectExtent l="0" t="0" r="0" b="6350"/>
                  <wp:docPr id="29" name="图片 29"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9" name="图片 29"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center"/>
          </w:tcPr>
          <w:p w14:paraId="58066C37" w14:textId="77777777" w:rsidR="000328F8" w:rsidRDefault="00000000">
            <w:pPr>
              <w:pStyle w:val="a1"/>
              <w:snapToGrid w:val="0"/>
              <w:spacing w:line="240" w:lineRule="auto"/>
              <w:ind w:firstLineChars="0" w:firstLine="0"/>
              <w:jc w:val="center"/>
            </w:pPr>
            <w:r>
              <w:rPr>
                <w:noProof/>
              </w:rPr>
              <w:drawing>
                <wp:inline distT="0" distB="0" distL="114300" distR="114300" wp14:anchorId="65B96B87" wp14:editId="155F117B">
                  <wp:extent cx="203200" cy="203200"/>
                  <wp:effectExtent l="0" t="0" r="0" b="6350"/>
                  <wp:docPr id="22" name="图片 22"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2" name="图片 22"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4A28DDF6" w14:textId="77777777" w:rsidR="000328F8" w:rsidRDefault="00000000">
            <w:pPr>
              <w:pStyle w:val="a1"/>
              <w:snapToGrid w:val="0"/>
              <w:spacing w:line="240" w:lineRule="auto"/>
              <w:ind w:firstLineChars="0" w:firstLine="0"/>
              <w:jc w:val="center"/>
            </w:pPr>
            <w:r>
              <w:rPr>
                <w:noProof/>
              </w:rPr>
              <w:drawing>
                <wp:inline distT="0" distB="0" distL="114300" distR="114300" wp14:anchorId="7B2E63B0" wp14:editId="3DB34622">
                  <wp:extent cx="203200" cy="203200"/>
                  <wp:effectExtent l="0" t="0" r="0" b="6350"/>
                  <wp:docPr id="32" name="图片 32"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2" name="图片 32"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2C6F8509" w14:textId="77777777" w:rsidR="000328F8" w:rsidRDefault="00000000">
            <w:pPr>
              <w:pStyle w:val="a1"/>
              <w:snapToGrid w:val="0"/>
              <w:spacing w:line="240" w:lineRule="auto"/>
              <w:ind w:firstLineChars="0" w:firstLine="0"/>
              <w:jc w:val="center"/>
            </w:pPr>
            <w:r>
              <w:rPr>
                <w:noProof/>
              </w:rPr>
              <w:drawing>
                <wp:inline distT="0" distB="0" distL="114300" distR="114300" wp14:anchorId="21964F1C" wp14:editId="1E65A6F6">
                  <wp:extent cx="203200" cy="203200"/>
                  <wp:effectExtent l="0" t="0" r="6350" b="6350"/>
                  <wp:docPr id="19" name="图片 19" descr="警告"/>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9" name="图片 19" descr="警告"/>
                          <pic:cNvPicPr>
                            <a:picLocks noChangeAspect="1"/>
                          </pic:cNvPicPr>
                        </pic:nvPicPr>
                        <pic:blipFill>
                          <a:blip r:embed="rId26">
                            <a:extLst>
                              <a:ext uri="{96DAC541-7B7A-43D3-8B79-37D633B846F1}">
                                <asvg:svgBlip xmlns:asvg="http://schemas.microsoft.com/office/drawing/2016/SVG/main" r:embed="rId29"/>
                              </a:ext>
                            </a:extLst>
                          </a:blip>
                          <a:stretch>
                            <a:fillRect/>
                          </a:stretch>
                        </pic:blipFill>
                        <pic:spPr>
                          <a:xfrm>
                            <a:off x="0" y="0"/>
                            <a:ext cx="203200" cy="203200"/>
                          </a:xfrm>
                          <a:prstGeom prst="rect">
                            <a:avLst/>
                          </a:prstGeom>
                        </pic:spPr>
                      </pic:pic>
                    </a:graphicData>
                  </a:graphic>
                </wp:inline>
              </w:drawing>
            </w:r>
            <w:r>
              <w:t>(</w:t>
            </w:r>
            <w:r>
              <w:t>弱关联</w:t>
            </w:r>
            <w:r>
              <w:t>)</w:t>
            </w:r>
          </w:p>
        </w:tc>
      </w:tr>
      <w:tr w:rsidR="000328F8" w14:paraId="39007695" w14:textId="77777777">
        <w:trPr>
          <w:trHeight w:val="441"/>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08F590A3" w14:textId="77777777" w:rsidR="000328F8" w:rsidRDefault="00000000">
            <w:pPr>
              <w:pStyle w:val="a1"/>
              <w:snapToGrid w:val="0"/>
              <w:spacing w:line="240" w:lineRule="auto"/>
              <w:ind w:firstLineChars="0" w:firstLine="0"/>
              <w:jc w:val="left"/>
            </w:pPr>
            <w:r>
              <w:t>情景回溯</w:t>
            </w:r>
          </w:p>
        </w:tc>
        <w:tc>
          <w:tcPr>
            <w:tcW w:w="1100" w:type="dxa"/>
            <w:tcBorders>
              <w:right w:val="nil"/>
            </w:tcBorders>
            <w:shd w:val="clear" w:color="auto" w:fill="FFFFFF"/>
            <w:tcMar>
              <w:top w:w="45" w:type="dxa"/>
              <w:left w:w="90" w:type="dxa"/>
              <w:bottom w:w="45" w:type="dxa"/>
              <w:right w:w="90" w:type="dxa"/>
            </w:tcMar>
            <w:vAlign w:val="center"/>
          </w:tcPr>
          <w:p w14:paraId="2D2DE235" w14:textId="77777777" w:rsidR="000328F8" w:rsidRDefault="00000000">
            <w:pPr>
              <w:pStyle w:val="a1"/>
              <w:snapToGrid w:val="0"/>
              <w:spacing w:line="240" w:lineRule="auto"/>
              <w:ind w:firstLineChars="0" w:firstLine="0"/>
              <w:jc w:val="center"/>
            </w:pPr>
            <w:r>
              <w:rPr>
                <w:noProof/>
              </w:rPr>
              <w:drawing>
                <wp:inline distT="0" distB="0" distL="114300" distR="114300" wp14:anchorId="3CC2F147" wp14:editId="1DAEF654">
                  <wp:extent cx="203200" cy="203200"/>
                  <wp:effectExtent l="0" t="0" r="6350" b="6350"/>
                  <wp:docPr id="10" name="图片 10" descr="对"/>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0" name="图片 10"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4214D049" w14:textId="77777777" w:rsidR="000328F8" w:rsidRDefault="00000000">
            <w:pPr>
              <w:pStyle w:val="a1"/>
              <w:snapToGrid w:val="0"/>
              <w:spacing w:line="240" w:lineRule="auto"/>
              <w:ind w:firstLineChars="0" w:firstLine="0"/>
              <w:jc w:val="center"/>
            </w:pPr>
            <w:r>
              <w:rPr>
                <w:noProof/>
              </w:rPr>
              <w:drawing>
                <wp:inline distT="0" distB="0" distL="114300" distR="114300" wp14:anchorId="5C2CBD92" wp14:editId="3B7167B3">
                  <wp:extent cx="203200" cy="203200"/>
                  <wp:effectExtent l="0" t="0" r="0" b="6350"/>
                  <wp:docPr id="28" name="图片 28"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8" name="图片 28"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center"/>
          </w:tcPr>
          <w:p w14:paraId="0E32145B" w14:textId="77777777" w:rsidR="000328F8" w:rsidRDefault="00000000">
            <w:pPr>
              <w:pStyle w:val="a1"/>
              <w:snapToGrid w:val="0"/>
              <w:spacing w:line="240" w:lineRule="auto"/>
              <w:ind w:firstLineChars="0" w:firstLine="0"/>
              <w:jc w:val="center"/>
            </w:pPr>
            <w:r>
              <w:rPr>
                <w:noProof/>
              </w:rPr>
              <w:drawing>
                <wp:inline distT="0" distB="0" distL="114300" distR="114300" wp14:anchorId="08A419D1" wp14:editId="1A7F2DF6">
                  <wp:extent cx="203200" cy="203200"/>
                  <wp:effectExtent l="0" t="0" r="6350" b="6350"/>
                  <wp:docPr id="16" name="图片 16" descr="警告"/>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6" name="图片 16" descr="警告"/>
                          <pic:cNvPicPr>
                            <a:picLocks noChangeAspect="1"/>
                          </pic:cNvPicPr>
                        </pic:nvPicPr>
                        <pic:blipFill>
                          <a:blip r:embed="rId26">
                            <a:extLst>
                              <a:ext uri="{96DAC541-7B7A-43D3-8B79-37D633B846F1}">
                                <asvg:svgBlip xmlns:asvg="http://schemas.microsoft.com/office/drawing/2016/SVG/main" r:embed="rId29"/>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09C99137" w14:textId="77777777" w:rsidR="000328F8" w:rsidRDefault="00000000">
            <w:pPr>
              <w:pStyle w:val="a1"/>
              <w:snapToGrid w:val="0"/>
              <w:spacing w:line="240" w:lineRule="auto"/>
              <w:ind w:firstLineChars="0" w:firstLine="0"/>
              <w:jc w:val="center"/>
            </w:pPr>
            <w:r>
              <w:rPr>
                <w:noProof/>
              </w:rPr>
              <w:drawing>
                <wp:inline distT="0" distB="0" distL="114300" distR="114300" wp14:anchorId="1C12F157" wp14:editId="1DC14836">
                  <wp:extent cx="203200" cy="203200"/>
                  <wp:effectExtent l="0" t="0" r="0" b="6350"/>
                  <wp:docPr id="33" name="图片 33"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3" name="图片 33"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02AE7C91" w14:textId="77777777" w:rsidR="000328F8" w:rsidRDefault="00000000">
            <w:pPr>
              <w:pStyle w:val="a1"/>
              <w:snapToGrid w:val="0"/>
              <w:spacing w:line="240" w:lineRule="auto"/>
              <w:ind w:firstLineChars="0" w:firstLine="0"/>
              <w:jc w:val="center"/>
            </w:pPr>
            <w:r>
              <w:rPr>
                <w:noProof/>
              </w:rPr>
              <w:drawing>
                <wp:inline distT="0" distB="0" distL="114300" distR="114300" wp14:anchorId="1AFBFC89" wp14:editId="5013E118">
                  <wp:extent cx="203200" cy="203200"/>
                  <wp:effectExtent l="0" t="0" r="0" b="6350"/>
                  <wp:docPr id="37" name="图片 37"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7" name="图片 37"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r>
      <w:tr w:rsidR="000328F8" w14:paraId="5BAF0153" w14:textId="77777777">
        <w:trPr>
          <w:trHeight w:val="441"/>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4CB78FB5" w14:textId="77777777" w:rsidR="000328F8" w:rsidRDefault="00000000">
            <w:pPr>
              <w:pStyle w:val="a1"/>
              <w:snapToGrid w:val="0"/>
              <w:spacing w:line="240" w:lineRule="auto"/>
              <w:ind w:firstLineChars="0" w:firstLine="0"/>
              <w:jc w:val="left"/>
            </w:pPr>
            <w:r>
              <w:lastRenderedPageBreak/>
              <w:t>错题溯源闭环</w:t>
            </w:r>
          </w:p>
        </w:tc>
        <w:tc>
          <w:tcPr>
            <w:tcW w:w="1100" w:type="dxa"/>
            <w:tcBorders>
              <w:right w:val="nil"/>
            </w:tcBorders>
            <w:shd w:val="clear" w:color="auto" w:fill="FFFFFF"/>
            <w:tcMar>
              <w:top w:w="45" w:type="dxa"/>
              <w:left w:w="90" w:type="dxa"/>
              <w:bottom w:w="45" w:type="dxa"/>
              <w:right w:w="90" w:type="dxa"/>
            </w:tcMar>
            <w:vAlign w:val="center"/>
          </w:tcPr>
          <w:p w14:paraId="0E167944" w14:textId="77777777" w:rsidR="000328F8" w:rsidRDefault="00000000">
            <w:pPr>
              <w:pStyle w:val="a1"/>
              <w:snapToGrid w:val="0"/>
              <w:spacing w:line="240" w:lineRule="auto"/>
              <w:ind w:firstLineChars="0" w:firstLine="0"/>
              <w:jc w:val="center"/>
            </w:pPr>
            <w:r>
              <w:rPr>
                <w:noProof/>
              </w:rPr>
              <w:drawing>
                <wp:inline distT="0" distB="0" distL="114300" distR="114300" wp14:anchorId="25AF40F1" wp14:editId="4F5B349E">
                  <wp:extent cx="203200" cy="203200"/>
                  <wp:effectExtent l="0" t="0" r="6350" b="6350"/>
                  <wp:docPr id="11" name="图片 11" descr="对"/>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1" name="图片 11"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0846FB4D" w14:textId="77777777" w:rsidR="000328F8" w:rsidRDefault="00000000">
            <w:pPr>
              <w:pStyle w:val="a1"/>
              <w:snapToGrid w:val="0"/>
              <w:spacing w:line="240" w:lineRule="auto"/>
              <w:ind w:firstLineChars="0" w:firstLine="0"/>
              <w:jc w:val="center"/>
            </w:pPr>
            <w:r>
              <w:rPr>
                <w:noProof/>
              </w:rPr>
              <w:drawing>
                <wp:inline distT="0" distB="0" distL="114300" distR="114300" wp14:anchorId="78FE6DC8" wp14:editId="53C6906F">
                  <wp:extent cx="203200" cy="203200"/>
                  <wp:effectExtent l="0" t="0" r="0" b="6350"/>
                  <wp:docPr id="27" name="图片 27"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7" name="图片 27"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center"/>
          </w:tcPr>
          <w:p w14:paraId="7B2D606D" w14:textId="77777777" w:rsidR="000328F8" w:rsidRDefault="00000000">
            <w:pPr>
              <w:pStyle w:val="a1"/>
              <w:snapToGrid w:val="0"/>
              <w:spacing w:line="240" w:lineRule="auto"/>
              <w:ind w:firstLineChars="0" w:firstLine="0"/>
              <w:jc w:val="center"/>
            </w:pPr>
            <w:r>
              <w:rPr>
                <w:noProof/>
              </w:rPr>
              <w:drawing>
                <wp:inline distT="0" distB="0" distL="114300" distR="114300" wp14:anchorId="039FD90E" wp14:editId="2656A2B0">
                  <wp:extent cx="203200" cy="203200"/>
                  <wp:effectExtent l="0" t="0" r="0" b="6350"/>
                  <wp:docPr id="21" name="图片 21"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1" name="图片 21" descr="叉-镂空"/>
                          <pic:cNvPicPr>
                            <a:picLocks noChangeAspect="1"/>
                          </pic:cNvPicPr>
                        </pic:nvPicPr>
                        <pic:blipFill>
                          <a:blip r:embed="rId24">
                            <a:extLst>
                              <a:ext uri="{96DAC541-7B7A-43D3-8B79-37D633B846F1}">
                                <asvg:svgBlip xmlns:asvg="http://schemas.microsoft.com/office/drawing/2016/SVG/main" r:embed="rId30"/>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4D0DED1F" w14:textId="77777777" w:rsidR="000328F8" w:rsidRDefault="00000000">
            <w:pPr>
              <w:pStyle w:val="a1"/>
              <w:snapToGrid w:val="0"/>
              <w:spacing w:line="240" w:lineRule="auto"/>
              <w:ind w:firstLineChars="0" w:firstLine="0"/>
              <w:jc w:val="center"/>
            </w:pPr>
            <w:r>
              <w:rPr>
                <w:noProof/>
              </w:rPr>
              <w:drawing>
                <wp:inline distT="0" distB="0" distL="114300" distR="114300" wp14:anchorId="64AC010B" wp14:editId="35B0EB4C">
                  <wp:extent cx="203200" cy="203200"/>
                  <wp:effectExtent l="0" t="0" r="0" b="6350"/>
                  <wp:docPr id="34" name="图片 34"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4" name="图片 34"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6086448D" w14:textId="77777777" w:rsidR="000328F8" w:rsidRDefault="00000000">
            <w:pPr>
              <w:pStyle w:val="a1"/>
              <w:snapToGrid w:val="0"/>
              <w:spacing w:line="240" w:lineRule="auto"/>
              <w:ind w:firstLineChars="0" w:firstLine="0"/>
              <w:jc w:val="center"/>
            </w:pPr>
            <w:r>
              <w:rPr>
                <w:noProof/>
              </w:rPr>
              <w:drawing>
                <wp:inline distT="0" distB="0" distL="114300" distR="114300" wp14:anchorId="5F3F9674" wp14:editId="257BC3CC">
                  <wp:extent cx="203200" cy="203200"/>
                  <wp:effectExtent l="0" t="0" r="0" b="6350"/>
                  <wp:docPr id="36" name="图片 36"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6" name="图片 36"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r>
      <w:tr w:rsidR="000328F8" w14:paraId="3D3F650A" w14:textId="77777777">
        <w:trPr>
          <w:trHeight w:val="441"/>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23F3891B" w14:textId="77777777" w:rsidR="000328F8" w:rsidRDefault="00000000">
            <w:pPr>
              <w:pStyle w:val="a1"/>
              <w:snapToGrid w:val="0"/>
              <w:spacing w:line="240" w:lineRule="auto"/>
              <w:ind w:firstLineChars="0" w:firstLine="0"/>
              <w:jc w:val="left"/>
            </w:pPr>
            <w:r>
              <w:t>AI</w:t>
            </w:r>
            <w:r>
              <w:t>备考路径规</w:t>
            </w:r>
            <w:r>
              <w:rPr>
                <w:rFonts w:hint="eastAsia"/>
              </w:rPr>
              <w:t>划</w:t>
            </w:r>
          </w:p>
        </w:tc>
        <w:tc>
          <w:tcPr>
            <w:tcW w:w="1100" w:type="dxa"/>
            <w:tcBorders>
              <w:right w:val="nil"/>
            </w:tcBorders>
            <w:shd w:val="clear" w:color="auto" w:fill="FFFFFF"/>
            <w:tcMar>
              <w:top w:w="45" w:type="dxa"/>
              <w:left w:w="90" w:type="dxa"/>
              <w:bottom w:w="45" w:type="dxa"/>
              <w:right w:w="90" w:type="dxa"/>
            </w:tcMar>
            <w:vAlign w:val="center"/>
          </w:tcPr>
          <w:p w14:paraId="0A23DED9" w14:textId="77777777" w:rsidR="000328F8" w:rsidRDefault="00000000">
            <w:pPr>
              <w:pStyle w:val="a1"/>
              <w:snapToGrid w:val="0"/>
              <w:spacing w:line="240" w:lineRule="auto"/>
              <w:ind w:firstLineChars="0" w:firstLine="0"/>
              <w:jc w:val="center"/>
            </w:pPr>
            <w:r>
              <w:rPr>
                <w:noProof/>
              </w:rPr>
              <w:drawing>
                <wp:inline distT="0" distB="0" distL="114300" distR="114300" wp14:anchorId="181332EB" wp14:editId="339511A0">
                  <wp:extent cx="203200" cy="203200"/>
                  <wp:effectExtent l="0" t="0" r="6350" b="6350"/>
                  <wp:docPr id="12" name="图片 12" descr="对"/>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2" name="图片 12"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43FC1FA3" w14:textId="77777777" w:rsidR="000328F8" w:rsidRDefault="00000000">
            <w:pPr>
              <w:pStyle w:val="a1"/>
              <w:snapToGrid w:val="0"/>
              <w:spacing w:line="240" w:lineRule="auto"/>
              <w:ind w:firstLineChars="0" w:firstLine="0"/>
              <w:jc w:val="center"/>
            </w:pPr>
            <w:r>
              <w:rPr>
                <w:noProof/>
              </w:rPr>
              <w:drawing>
                <wp:inline distT="0" distB="0" distL="114300" distR="114300" wp14:anchorId="78D20010" wp14:editId="2B5956F5">
                  <wp:extent cx="203200" cy="203200"/>
                  <wp:effectExtent l="0" t="0" r="0" b="6350"/>
                  <wp:docPr id="26" name="图片 26"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6" name="图片 26"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center"/>
          </w:tcPr>
          <w:p w14:paraId="5600F6F2" w14:textId="77777777" w:rsidR="000328F8" w:rsidRDefault="00000000">
            <w:pPr>
              <w:pStyle w:val="a1"/>
              <w:snapToGrid w:val="0"/>
              <w:spacing w:line="240" w:lineRule="auto"/>
              <w:ind w:firstLineChars="0" w:firstLine="0"/>
              <w:jc w:val="center"/>
            </w:pPr>
            <w:r>
              <w:rPr>
                <w:noProof/>
              </w:rPr>
              <w:drawing>
                <wp:inline distT="0" distB="0" distL="114300" distR="114300" wp14:anchorId="1D69B346" wp14:editId="7B0F35BB">
                  <wp:extent cx="203200" cy="203200"/>
                  <wp:effectExtent l="0" t="0" r="0" b="6350"/>
                  <wp:docPr id="23" name="图片 23"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3" name="图片 23"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5E581373" w14:textId="77777777" w:rsidR="000328F8" w:rsidRDefault="00000000">
            <w:pPr>
              <w:pStyle w:val="a1"/>
              <w:snapToGrid w:val="0"/>
              <w:spacing w:line="240" w:lineRule="auto"/>
              <w:ind w:firstLineChars="0" w:firstLine="0"/>
              <w:jc w:val="center"/>
            </w:pPr>
            <w:r>
              <w:rPr>
                <w:noProof/>
              </w:rPr>
              <w:drawing>
                <wp:inline distT="0" distB="0" distL="114300" distR="114300" wp14:anchorId="118D34B5" wp14:editId="712BBB46">
                  <wp:extent cx="203200" cy="203200"/>
                  <wp:effectExtent l="0" t="0" r="6350" b="6350"/>
                  <wp:docPr id="17" name="图片 17" descr="警告"/>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7" name="图片 17" descr="警告"/>
                          <pic:cNvPicPr>
                            <a:picLocks noChangeAspect="1"/>
                          </pic:cNvPicPr>
                        </pic:nvPicPr>
                        <pic:blipFill>
                          <a:blip r:embed="rId26">
                            <a:extLst>
                              <a:ext uri="{96DAC541-7B7A-43D3-8B79-37D633B846F1}">
                                <asvg:svgBlip xmlns:asvg="http://schemas.microsoft.com/office/drawing/2016/SVG/main" r:embed="rId29"/>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2C19E598" w14:textId="77777777" w:rsidR="000328F8" w:rsidRDefault="00000000">
            <w:pPr>
              <w:pStyle w:val="a1"/>
              <w:snapToGrid w:val="0"/>
              <w:spacing w:line="240" w:lineRule="auto"/>
              <w:ind w:firstLineChars="0" w:firstLine="0"/>
              <w:jc w:val="center"/>
            </w:pPr>
            <w:r>
              <w:rPr>
                <w:noProof/>
              </w:rPr>
              <w:drawing>
                <wp:inline distT="0" distB="0" distL="114300" distR="114300" wp14:anchorId="35BC5D1F" wp14:editId="164D4F4C">
                  <wp:extent cx="203200" cy="203200"/>
                  <wp:effectExtent l="0" t="0" r="6350" b="6350"/>
                  <wp:docPr id="18" name="图片 18" descr="警告"/>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8" name="图片 18" descr="警告"/>
                          <pic:cNvPicPr>
                            <a:picLocks noChangeAspect="1"/>
                          </pic:cNvPicPr>
                        </pic:nvPicPr>
                        <pic:blipFill>
                          <a:blip r:embed="rId26">
                            <a:extLst>
                              <a:ext uri="{96DAC541-7B7A-43D3-8B79-37D633B846F1}">
                                <asvg:svgBlip xmlns:asvg="http://schemas.microsoft.com/office/drawing/2016/SVG/main" r:embed="rId29"/>
                              </a:ext>
                            </a:extLst>
                          </a:blip>
                          <a:stretch>
                            <a:fillRect/>
                          </a:stretch>
                        </pic:blipFill>
                        <pic:spPr>
                          <a:xfrm>
                            <a:off x="0" y="0"/>
                            <a:ext cx="203200" cy="203200"/>
                          </a:xfrm>
                          <a:prstGeom prst="rect">
                            <a:avLst/>
                          </a:prstGeom>
                        </pic:spPr>
                      </pic:pic>
                    </a:graphicData>
                  </a:graphic>
                </wp:inline>
              </w:drawing>
            </w:r>
          </w:p>
        </w:tc>
      </w:tr>
      <w:tr w:rsidR="000328F8" w14:paraId="4F9151F0" w14:textId="77777777">
        <w:trPr>
          <w:trHeight w:val="507"/>
          <w:tblCellSpacing w:w="15" w:type="dxa"/>
          <w:jc w:val="center"/>
        </w:trPr>
        <w:tc>
          <w:tcPr>
            <w:tcW w:w="2148" w:type="dxa"/>
            <w:tcBorders>
              <w:bottom w:val="single" w:sz="12" w:space="0" w:color="auto"/>
              <w:right w:val="nil"/>
            </w:tcBorders>
            <w:shd w:val="clear" w:color="auto" w:fill="FFFFFF"/>
            <w:tcMar>
              <w:top w:w="45" w:type="dxa"/>
              <w:left w:w="90" w:type="dxa"/>
              <w:bottom w:w="45" w:type="dxa"/>
              <w:right w:w="90" w:type="dxa"/>
            </w:tcMar>
            <w:vAlign w:val="center"/>
          </w:tcPr>
          <w:p w14:paraId="43278FBD" w14:textId="77777777" w:rsidR="000328F8" w:rsidRDefault="00000000">
            <w:pPr>
              <w:pStyle w:val="a1"/>
              <w:snapToGrid w:val="0"/>
              <w:spacing w:line="240" w:lineRule="auto"/>
              <w:ind w:firstLineChars="0" w:firstLine="0"/>
              <w:jc w:val="left"/>
            </w:pPr>
            <w:r>
              <w:t>众源知识补位</w:t>
            </w:r>
          </w:p>
        </w:tc>
        <w:tc>
          <w:tcPr>
            <w:tcW w:w="1100" w:type="dxa"/>
            <w:tcBorders>
              <w:bottom w:val="single" w:sz="12" w:space="0" w:color="auto"/>
              <w:right w:val="nil"/>
            </w:tcBorders>
            <w:shd w:val="clear" w:color="auto" w:fill="FFFFFF"/>
            <w:tcMar>
              <w:top w:w="45" w:type="dxa"/>
              <w:left w:w="90" w:type="dxa"/>
              <w:bottom w:w="45" w:type="dxa"/>
              <w:right w:w="90" w:type="dxa"/>
            </w:tcMar>
            <w:vAlign w:val="center"/>
          </w:tcPr>
          <w:p w14:paraId="13F3D1C1" w14:textId="77777777" w:rsidR="000328F8" w:rsidRDefault="00000000">
            <w:pPr>
              <w:pStyle w:val="a1"/>
              <w:snapToGrid w:val="0"/>
              <w:spacing w:line="240" w:lineRule="auto"/>
              <w:ind w:firstLineChars="0" w:firstLine="0"/>
              <w:jc w:val="center"/>
            </w:pPr>
            <w:r>
              <w:rPr>
                <w:noProof/>
              </w:rPr>
              <w:drawing>
                <wp:inline distT="0" distB="0" distL="114300" distR="114300" wp14:anchorId="2EE7D2B4" wp14:editId="0E8B10CB">
                  <wp:extent cx="203200" cy="203200"/>
                  <wp:effectExtent l="0" t="0" r="6350" b="6350"/>
                  <wp:docPr id="13" name="图片 13" descr="对"/>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3" name="图片 13"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053" w:type="dxa"/>
            <w:tcBorders>
              <w:bottom w:val="single" w:sz="12" w:space="0" w:color="auto"/>
              <w:right w:val="nil"/>
            </w:tcBorders>
            <w:shd w:val="clear" w:color="auto" w:fill="FFFFFF"/>
            <w:tcMar>
              <w:top w:w="45" w:type="dxa"/>
              <w:left w:w="90" w:type="dxa"/>
              <w:bottom w:w="45" w:type="dxa"/>
              <w:right w:w="90" w:type="dxa"/>
            </w:tcMar>
            <w:vAlign w:val="center"/>
          </w:tcPr>
          <w:p w14:paraId="319C17F7" w14:textId="77777777" w:rsidR="000328F8" w:rsidRDefault="00000000">
            <w:pPr>
              <w:pStyle w:val="a1"/>
              <w:snapToGrid w:val="0"/>
              <w:spacing w:line="240" w:lineRule="auto"/>
              <w:ind w:firstLineChars="0" w:firstLine="0"/>
              <w:jc w:val="center"/>
            </w:pPr>
            <w:r>
              <w:rPr>
                <w:noProof/>
              </w:rPr>
              <w:drawing>
                <wp:inline distT="0" distB="0" distL="114300" distR="114300" wp14:anchorId="08100794" wp14:editId="69FF6559">
                  <wp:extent cx="203200" cy="203200"/>
                  <wp:effectExtent l="0" t="0" r="0" b="6350"/>
                  <wp:docPr id="25" name="图片 25"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5" name="图片 25"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bottom w:val="single" w:sz="12" w:space="0" w:color="auto"/>
              <w:right w:val="nil"/>
            </w:tcBorders>
            <w:shd w:val="clear" w:color="auto" w:fill="FFFFFF"/>
            <w:tcMar>
              <w:top w:w="45" w:type="dxa"/>
              <w:left w:w="90" w:type="dxa"/>
              <w:bottom w:w="45" w:type="dxa"/>
              <w:right w:w="90" w:type="dxa"/>
            </w:tcMar>
            <w:vAlign w:val="center"/>
          </w:tcPr>
          <w:p w14:paraId="3C3BFF5B" w14:textId="77777777" w:rsidR="000328F8" w:rsidRDefault="00000000">
            <w:pPr>
              <w:pStyle w:val="a1"/>
              <w:snapToGrid w:val="0"/>
              <w:spacing w:line="240" w:lineRule="auto"/>
              <w:ind w:firstLineChars="0" w:firstLine="0"/>
              <w:jc w:val="center"/>
            </w:pPr>
            <w:r>
              <w:rPr>
                <w:noProof/>
              </w:rPr>
              <w:drawing>
                <wp:inline distT="0" distB="0" distL="114300" distR="114300" wp14:anchorId="05DFE419" wp14:editId="793E419C">
                  <wp:extent cx="203200" cy="203200"/>
                  <wp:effectExtent l="0" t="0" r="0" b="6350"/>
                  <wp:docPr id="24" name="图片 24"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4" name="图片 24"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053" w:type="dxa"/>
            <w:tcBorders>
              <w:bottom w:val="single" w:sz="12" w:space="0" w:color="auto"/>
              <w:right w:val="nil"/>
            </w:tcBorders>
            <w:shd w:val="clear" w:color="auto" w:fill="FFFFFF"/>
            <w:tcMar>
              <w:top w:w="45" w:type="dxa"/>
              <w:left w:w="90" w:type="dxa"/>
              <w:bottom w:w="45" w:type="dxa"/>
              <w:right w:w="90" w:type="dxa"/>
            </w:tcMar>
            <w:vAlign w:val="center"/>
          </w:tcPr>
          <w:p w14:paraId="52348E94" w14:textId="77777777" w:rsidR="000328F8" w:rsidRDefault="00000000">
            <w:pPr>
              <w:pStyle w:val="a1"/>
              <w:snapToGrid w:val="0"/>
              <w:spacing w:line="240" w:lineRule="auto"/>
              <w:ind w:firstLineChars="0" w:firstLine="0"/>
              <w:jc w:val="center"/>
            </w:pPr>
            <w:r>
              <w:rPr>
                <w:noProof/>
              </w:rPr>
              <w:drawing>
                <wp:inline distT="0" distB="0" distL="114300" distR="114300" wp14:anchorId="6467F628" wp14:editId="035B395F">
                  <wp:extent cx="203200" cy="203200"/>
                  <wp:effectExtent l="0" t="0" r="0" b="6350"/>
                  <wp:docPr id="35" name="图片 35"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5" name="图片 35"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1" w:type="dxa"/>
            <w:tcBorders>
              <w:bottom w:val="single" w:sz="12" w:space="0" w:color="auto"/>
              <w:right w:val="nil"/>
            </w:tcBorders>
            <w:shd w:val="clear" w:color="auto" w:fill="FFFFFF"/>
            <w:tcMar>
              <w:top w:w="45" w:type="dxa"/>
              <w:left w:w="90" w:type="dxa"/>
              <w:bottom w:w="45" w:type="dxa"/>
              <w:right w:w="90" w:type="dxa"/>
            </w:tcMar>
            <w:vAlign w:val="center"/>
          </w:tcPr>
          <w:p w14:paraId="33906C89" w14:textId="77777777" w:rsidR="000328F8" w:rsidRDefault="00000000">
            <w:pPr>
              <w:pStyle w:val="a1"/>
              <w:snapToGrid w:val="0"/>
              <w:spacing w:line="240" w:lineRule="auto"/>
              <w:ind w:firstLineChars="0" w:firstLine="0"/>
              <w:jc w:val="center"/>
            </w:pPr>
            <w:r>
              <w:rPr>
                <w:noProof/>
              </w:rPr>
              <w:drawing>
                <wp:inline distT="0" distB="0" distL="114300" distR="114300" wp14:anchorId="5DB4A702" wp14:editId="7677EC16">
                  <wp:extent cx="203200" cy="203200"/>
                  <wp:effectExtent l="0" t="0" r="6350" b="6350"/>
                  <wp:docPr id="14" name="图片 14" descr="对"/>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4" name="图片 14"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r>
    </w:tbl>
    <w:p w14:paraId="188B7695" w14:textId="77777777" w:rsidR="000328F8" w:rsidRDefault="00000000">
      <w:pPr>
        <w:pStyle w:val="a1"/>
        <w:ind w:firstLine="480"/>
      </w:pPr>
      <w:r>
        <w:rPr>
          <w:rFonts w:hint="eastAsia"/>
        </w:rPr>
        <w:t>基于以上</w:t>
      </w:r>
      <w:proofErr w:type="gramStart"/>
      <w:r>
        <w:rPr>
          <w:rFonts w:hint="eastAsia"/>
        </w:rPr>
        <w:t>对竞品的</w:t>
      </w:r>
      <w:proofErr w:type="gramEnd"/>
      <w:r>
        <w:rPr>
          <w:rFonts w:hint="eastAsia"/>
        </w:rPr>
        <w:t>分析，可知</w:t>
      </w:r>
      <w:r>
        <w:t>本项目的商业价值不仅体现在收入模型与市场</w:t>
      </w:r>
      <w:commentRangeStart w:id="141"/>
      <w:commentRangeStart w:id="142"/>
      <w:r>
        <w:t>空间</w:t>
      </w:r>
      <w:commentRangeEnd w:id="141"/>
      <w:r w:rsidR="009B53A4">
        <w:rPr>
          <w:rStyle w:val="aff4"/>
          <w:rFonts w:asciiTheme="minorHAnsi" w:hAnsiTheme="minorHAnsi"/>
        </w:rPr>
        <w:commentReference w:id="141"/>
      </w:r>
      <w:commentRangeEnd w:id="142"/>
      <w:r w:rsidR="009B53A4">
        <w:rPr>
          <w:rStyle w:val="aff4"/>
          <w:rFonts w:asciiTheme="minorHAnsi" w:hAnsiTheme="minorHAnsi"/>
        </w:rPr>
        <w:commentReference w:id="142"/>
      </w:r>
      <w:r>
        <w:t>，还体现在</w:t>
      </w:r>
      <w:r>
        <w:rPr>
          <w:b/>
          <w:bCs/>
        </w:rPr>
        <w:t>用户价值的可量化改善</w:t>
      </w:r>
      <w:r>
        <w:t>：通过知识图谱驱动的学习闭环、短板识别机制与智能复习规划，可将用户复习效率提升显著降低时间成本；通过多模态数据聚合与语义理解，可提高用户对课堂信息的理解深度并提升成绩提升概率。这种长期积累的</w:t>
      </w:r>
      <w:r>
        <w:rPr>
          <w:rFonts w:hint="eastAsia"/>
        </w:rPr>
        <w:t>“</w:t>
      </w:r>
      <w:r>
        <w:t>知识资产</w:t>
      </w:r>
      <w:r>
        <w:rPr>
          <w:rFonts w:hint="eastAsia"/>
        </w:rPr>
        <w:t>”</w:t>
      </w:r>
      <w:r>
        <w:t>，不仅增强用户黏性，还大幅提升付费转化与续费概率。</w:t>
      </w:r>
    </w:p>
    <w:p w14:paraId="6C415F59" w14:textId="77777777" w:rsidR="000328F8" w:rsidRDefault="00000000">
      <w:pPr>
        <w:pStyle w:val="2"/>
      </w:pPr>
      <w:bookmarkStart w:id="143" w:name="_Toc1313"/>
      <w:commentRangeStart w:id="144"/>
      <w:commentRangeEnd w:id="144"/>
      <w:r>
        <w:commentReference w:id="144"/>
      </w:r>
      <w:commentRangeStart w:id="145"/>
      <w:commentRangeEnd w:id="145"/>
      <w:r>
        <w:rPr>
          <w:rStyle w:val="aff4"/>
          <w:rFonts w:asciiTheme="minorHAnsi" w:eastAsiaTheme="minorEastAsia" w:hAnsiTheme="minorHAnsi"/>
          <w:b w:val="0"/>
          <w:bCs w:val="0"/>
        </w:rPr>
        <w:commentReference w:id="145"/>
      </w:r>
      <w:r>
        <w:rPr>
          <w:rFonts w:hint="eastAsia"/>
        </w:rPr>
        <w:t>项目内容</w:t>
      </w:r>
      <w:bookmarkEnd w:id="143"/>
    </w:p>
    <w:p w14:paraId="0458FDC6" w14:textId="77777777" w:rsidR="000328F8" w:rsidRDefault="00000000">
      <w:pPr>
        <w:pStyle w:val="a1"/>
        <w:ind w:firstLine="480"/>
      </w:pPr>
      <w:r>
        <w:t>本项目围绕</w:t>
      </w:r>
      <w:r>
        <w:rPr>
          <w:rFonts w:hint="eastAsia"/>
        </w:rPr>
        <w:t>系统学习后</w:t>
      </w:r>
      <w:r>
        <w:t>复习过程中</w:t>
      </w:r>
      <w:r>
        <w:rPr>
          <w:rFonts w:hint="eastAsia"/>
        </w:rPr>
        <w:t>普遍</w:t>
      </w:r>
      <w:r>
        <w:t>存在的</w:t>
      </w:r>
      <w:r>
        <w:rPr>
          <w:rFonts w:hint="eastAsia"/>
        </w:rPr>
        <w:t>“</w:t>
      </w:r>
      <w:r>
        <w:t>信息碎片化</w:t>
      </w:r>
      <w:r>
        <w:rPr>
          <w:rFonts w:hint="eastAsia"/>
        </w:rPr>
        <w:t>流失</w:t>
      </w:r>
      <w:r>
        <w:t>、整理成本高、知识难以结构化积累、复习路径缺乏指导</w:t>
      </w:r>
      <w:r>
        <w:rPr>
          <w:rFonts w:hint="eastAsia"/>
        </w:rPr>
        <w:t>”</w:t>
      </w:r>
      <w:r>
        <w:t>等</w:t>
      </w:r>
      <w:r>
        <w:rPr>
          <w:rFonts w:hint="eastAsia"/>
        </w:rPr>
        <w:t>核心痛点</w:t>
      </w:r>
      <w:r>
        <w:t>，设计并实现了一套</w:t>
      </w:r>
      <w:r>
        <w:rPr>
          <w:b/>
          <w:bCs/>
        </w:rPr>
        <w:t>面向多模态</w:t>
      </w:r>
      <w:r>
        <w:rPr>
          <w:rFonts w:hint="eastAsia"/>
          <w:b/>
          <w:bCs/>
        </w:rPr>
        <w:t>学习</w:t>
      </w:r>
      <w:r>
        <w:rPr>
          <w:b/>
          <w:bCs/>
        </w:rPr>
        <w:t>场景的智能知识构建与</w:t>
      </w:r>
      <w:r>
        <w:rPr>
          <w:rFonts w:hint="eastAsia"/>
          <w:b/>
          <w:bCs/>
        </w:rPr>
        <w:t>复习</w:t>
      </w:r>
      <w:r>
        <w:rPr>
          <w:b/>
          <w:bCs/>
        </w:rPr>
        <w:t>辅助系统</w:t>
      </w:r>
      <w:r>
        <w:rPr>
          <w:rFonts w:hint="eastAsia"/>
          <w:b/>
          <w:bCs/>
        </w:rPr>
        <w:t>——“</w:t>
      </w:r>
      <w:r>
        <w:rPr>
          <w:b/>
          <w:bCs/>
        </w:rPr>
        <w:t>溯光智习</w:t>
      </w:r>
      <w:r>
        <w:rPr>
          <w:rFonts w:hint="eastAsia"/>
          <w:b/>
          <w:bCs/>
        </w:rPr>
        <w:t>”</w:t>
      </w:r>
      <w:r>
        <w:t>。</w:t>
      </w:r>
    </w:p>
    <w:p w14:paraId="67303C51" w14:textId="77777777" w:rsidR="000328F8" w:rsidRDefault="00000000">
      <w:pPr>
        <w:pStyle w:val="a1"/>
        <w:ind w:firstLine="480"/>
      </w:pPr>
      <w:r>
        <w:t>不同于传统的笔记工具或单一的录音转写软件，本项目致力于实现从</w:t>
      </w:r>
      <w:r>
        <w:t>“</w:t>
      </w:r>
      <w:r>
        <w:t>被动的信息记录</w:t>
      </w:r>
      <w:r>
        <w:t>”</w:t>
      </w:r>
      <w:r>
        <w:t>向</w:t>
      </w:r>
      <w:r>
        <w:t>“</w:t>
      </w:r>
      <w:r>
        <w:t>主动的备考</w:t>
      </w:r>
      <w:r>
        <w:rPr>
          <w:rFonts w:hint="eastAsia"/>
        </w:rPr>
        <w:t>策划</w:t>
      </w:r>
      <w:r>
        <w:t>”</w:t>
      </w:r>
      <w:r>
        <w:t>转型。系统以</w:t>
      </w:r>
      <w:r>
        <w:rPr>
          <w:b/>
          <w:bCs/>
        </w:rPr>
        <w:t>多模态数据采集与语义理解</w:t>
      </w:r>
      <w:r>
        <w:t>为基础，以</w:t>
      </w:r>
      <w:r>
        <w:rPr>
          <w:b/>
          <w:bCs/>
        </w:rPr>
        <w:t>动态知识图谱构建</w:t>
      </w:r>
      <w:r>
        <w:t>为核心，通过大模型智能体将课堂采集、情景回溯、认知诊断、众源补位与备考规划深度融合，构建了一个</w:t>
      </w:r>
      <w:r>
        <w:t>“</w:t>
      </w:r>
      <w:r>
        <w:rPr>
          <w:b/>
          <w:bCs/>
        </w:rPr>
        <w:t>采集即整理、复习即闭环</w:t>
      </w:r>
      <w:r>
        <w:t>”</w:t>
      </w:r>
      <w:r>
        <w:t>的完整</w:t>
      </w:r>
      <w:r>
        <w:rPr>
          <w:rFonts w:hint="eastAsia"/>
        </w:rPr>
        <w:t>复</w:t>
      </w:r>
      <w:r>
        <w:t>习支持系统。</w:t>
      </w:r>
    </w:p>
    <w:p w14:paraId="09CE7578" w14:textId="77777777" w:rsidR="000328F8" w:rsidRDefault="00000000">
      <w:pPr>
        <w:pStyle w:val="3"/>
        <w:ind w:left="862" w:hanging="720"/>
      </w:pPr>
      <w:bookmarkStart w:id="146" w:name="_Toc18627"/>
      <w:r>
        <w:t>应用场景分析</w:t>
      </w:r>
      <w:commentRangeStart w:id="147"/>
      <w:commentRangeEnd w:id="147"/>
      <w:r>
        <w:commentReference w:id="147"/>
      </w:r>
      <w:bookmarkEnd w:id="146"/>
    </w:p>
    <w:p w14:paraId="62149EE9" w14:textId="77777777" w:rsidR="000328F8" w:rsidRDefault="00000000">
      <w:pPr>
        <w:pStyle w:val="a1"/>
        <w:ind w:firstLine="480"/>
      </w:pPr>
      <w:r>
        <w:t>本项目主要应用于以</w:t>
      </w:r>
      <w:r>
        <w:rPr>
          <w:b/>
          <w:bCs/>
        </w:rPr>
        <w:t>课堂教学</w:t>
      </w:r>
      <w:r>
        <w:rPr>
          <w:rFonts w:hint="eastAsia"/>
          <w:b/>
          <w:bCs/>
        </w:rPr>
        <w:t>与备考复习</w:t>
      </w:r>
      <w:r>
        <w:rPr>
          <w:b/>
          <w:bCs/>
        </w:rPr>
        <w:t>为核心的学习场景</w:t>
      </w:r>
      <w:r>
        <w:t>，尤其适用于信息密度高、节奏快、</w:t>
      </w:r>
      <w:r>
        <w:rPr>
          <w:rFonts w:hint="eastAsia"/>
        </w:rPr>
        <w:t>知识</w:t>
      </w:r>
      <w:r>
        <w:t>体系复杂</w:t>
      </w:r>
      <w:r>
        <w:rPr>
          <w:rFonts w:hint="eastAsia"/>
        </w:rPr>
        <w:t>且对考核结果有明确要求</w:t>
      </w:r>
      <w:r>
        <w:t>的学习环境。</w:t>
      </w:r>
    </w:p>
    <w:p w14:paraId="230F7A8F" w14:textId="77777777" w:rsidR="000328F8" w:rsidRDefault="00000000">
      <w:pPr>
        <w:pStyle w:val="a1"/>
        <w:ind w:firstLine="480"/>
      </w:pPr>
      <w:r>
        <w:t>在</w:t>
      </w:r>
      <w:r>
        <w:rPr>
          <w:b/>
          <w:bCs/>
        </w:rPr>
        <w:t>高校课堂场景</w:t>
      </w:r>
      <w:r>
        <w:t>中，</w:t>
      </w:r>
      <w:r>
        <w:rPr>
          <w:rFonts w:hint="eastAsia"/>
        </w:rPr>
        <w:t>尤其是</w:t>
      </w:r>
      <w:r>
        <w:rPr>
          <w:rFonts w:ascii="宋体" w:eastAsia="宋体" w:hAnsi="宋体" w:cs="宋体"/>
          <w:szCs w:val="24"/>
        </w:rPr>
        <w:t>理工、医学、法学等</w:t>
      </w:r>
      <w:r>
        <w:rPr>
          <w:rFonts w:ascii="宋体" w:eastAsia="宋体" w:hAnsi="宋体" w:cs="宋体"/>
          <w:b/>
          <w:bCs/>
          <w:szCs w:val="24"/>
        </w:rPr>
        <w:t>专业壁垒较高</w:t>
      </w:r>
      <w:r>
        <w:rPr>
          <w:rFonts w:ascii="宋体" w:eastAsia="宋体" w:hAnsi="宋体" w:cs="宋体"/>
          <w:szCs w:val="24"/>
        </w:rPr>
        <w:t>的学科，</w:t>
      </w:r>
      <w:r>
        <w:t>教师通常通过口头讲解、板书书写和</w:t>
      </w:r>
      <w:r>
        <w:rPr>
          <w:rFonts w:hint="eastAsia"/>
        </w:rPr>
        <w:t>PPT</w:t>
      </w:r>
      <w:r>
        <w:rPr>
          <w:rFonts w:hint="eastAsia"/>
        </w:rPr>
        <w:t>演示</w:t>
      </w:r>
      <w:r>
        <w:t>等多种方式</w:t>
      </w:r>
      <w:r>
        <w:rPr>
          <w:rFonts w:hint="eastAsia"/>
        </w:rPr>
        <w:t>并行的授课方式。课堂</w:t>
      </w:r>
      <w:r>
        <w:rPr>
          <w:rFonts w:hint="eastAsia"/>
          <w:b/>
          <w:bCs/>
        </w:rPr>
        <w:t>节奏快、信息量大</w:t>
      </w:r>
      <w:r>
        <w:rPr>
          <w:rFonts w:hint="eastAsia"/>
        </w:rPr>
        <w:t>，学生在有限的注意力条件下，</w:t>
      </w:r>
      <w:r>
        <w:rPr>
          <w:rFonts w:hint="eastAsia"/>
          <w:b/>
          <w:bCs/>
        </w:rPr>
        <w:t>很难同时兼顾理解与完整记录</w:t>
      </w:r>
      <w:r>
        <w:rPr>
          <w:rFonts w:hint="eastAsia"/>
        </w:rPr>
        <w:t>，常出现“听懂了没记下来”“记下来却忘记推导逻辑”等问题。本系统在该场景中承担的是一种低干扰的伴随式记录与重建角色，通过</w:t>
      </w:r>
      <w:r>
        <w:rPr>
          <w:rFonts w:hint="eastAsia"/>
          <w:b/>
          <w:bCs/>
        </w:rPr>
        <w:t>自动采集并对齐</w:t>
      </w:r>
      <w:r>
        <w:rPr>
          <w:rFonts w:hint="eastAsia"/>
        </w:rPr>
        <w:t>课堂语音、板书画面与手写笔迹，将课堂过程完整保留下来。课后复习时，学生无需反复拖动录音或翻找照片，而是可以</w:t>
      </w:r>
      <w:r>
        <w:rPr>
          <w:rFonts w:hint="eastAsia"/>
          <w:b/>
          <w:bCs/>
        </w:rPr>
        <w:t>直接定位</w:t>
      </w:r>
      <w:r>
        <w:rPr>
          <w:rFonts w:hint="eastAsia"/>
        </w:rPr>
        <w:t>到教师讲解某一关键步骤的具体时刻，快</w:t>
      </w:r>
      <w:r>
        <w:rPr>
          <w:rFonts w:hint="eastAsia"/>
        </w:rPr>
        <w:lastRenderedPageBreak/>
        <w:t>速重现当时的讲解语境，从而显著降低复盘成本，提高理解效率。</w:t>
      </w:r>
    </w:p>
    <w:p w14:paraId="3F8289BA" w14:textId="77777777" w:rsidR="000328F8" w:rsidRDefault="00000000">
      <w:pPr>
        <w:pStyle w:val="a1"/>
        <w:ind w:firstLine="480"/>
      </w:pPr>
      <w:r>
        <w:t>在</w:t>
      </w:r>
      <w:r>
        <w:rPr>
          <w:b/>
          <w:bCs/>
        </w:rPr>
        <w:t>备考与强化复习场景</w:t>
      </w:r>
      <w:r>
        <w:t>中，学习内容通常跨越多个章节或课程，知识点之间关联复杂</w:t>
      </w:r>
      <w:r>
        <w:rPr>
          <w:rFonts w:hint="eastAsia"/>
        </w:rPr>
        <w:t>。考生在实际复习过程中，容易出现复习进度难以把控、重点判断依赖主观感觉、以及“概念懂了但做不对题”等问题。本项目在这一场景下更侧重于提供</w:t>
      </w:r>
      <w:r>
        <w:rPr>
          <w:rFonts w:hint="eastAsia"/>
          <w:b/>
          <w:bCs/>
        </w:rPr>
        <w:t>持续性的复习支持</w:t>
      </w:r>
      <w:r>
        <w:rPr>
          <w:rFonts w:hint="eastAsia"/>
        </w:rPr>
        <w:t>，通过将零散的课程内容、练习结果与错题反馈</w:t>
      </w:r>
      <w:r>
        <w:rPr>
          <w:rFonts w:hint="eastAsia"/>
          <w:b/>
          <w:bCs/>
        </w:rPr>
        <w:t>整合进统一的知识结构</w:t>
      </w:r>
      <w:r>
        <w:rPr>
          <w:rFonts w:hint="eastAsia"/>
        </w:rPr>
        <w:t>中，帮助考生逐步</w:t>
      </w:r>
      <w:r>
        <w:rPr>
          <w:rFonts w:hint="eastAsia"/>
          <w:b/>
          <w:bCs/>
        </w:rPr>
        <w:t>厘清知识脉络</w:t>
      </w:r>
      <w:r>
        <w:rPr>
          <w:rFonts w:hint="eastAsia"/>
        </w:rPr>
        <w:t>。同时，系统能够结合考试时间节点，对</w:t>
      </w:r>
      <w:r>
        <w:rPr>
          <w:rFonts w:hint="eastAsia"/>
          <w:b/>
          <w:bCs/>
        </w:rPr>
        <w:t>复习任务进行动态调整</w:t>
      </w:r>
      <w:r>
        <w:rPr>
          <w:rFonts w:hint="eastAsia"/>
        </w:rPr>
        <w:t>，使备考过程始终围绕提分目标推进，减少无效重复和盲目刷题带来的时间浪费。</w:t>
      </w:r>
    </w:p>
    <w:p w14:paraId="0B26BF97" w14:textId="77777777" w:rsidR="000328F8" w:rsidRDefault="00000000">
      <w:pPr>
        <w:pStyle w:val="a1"/>
        <w:ind w:firstLine="480"/>
      </w:pPr>
      <w:r>
        <w:rPr>
          <w:rFonts w:hint="eastAsia"/>
        </w:rPr>
        <w:t>在</w:t>
      </w:r>
      <w:r>
        <w:rPr>
          <w:rFonts w:hint="eastAsia"/>
          <w:b/>
          <w:bCs/>
        </w:rPr>
        <w:t>碎片化自学与长期知识积累场景</w:t>
      </w:r>
      <w:r>
        <w:rPr>
          <w:rFonts w:hint="eastAsia"/>
        </w:rPr>
        <w:t>中，面向需要利用通勤、午休等零散时间学习的用户，学习行为往往呈现出</w:t>
      </w:r>
      <w:r>
        <w:rPr>
          <w:rFonts w:hint="eastAsia"/>
          <w:b/>
          <w:bCs/>
        </w:rPr>
        <w:t>频繁中断、资料来源杂乱</w:t>
      </w:r>
      <w:r>
        <w:rPr>
          <w:rFonts w:hint="eastAsia"/>
        </w:rPr>
        <w:t>的特点。针对这一情况，本系统支持对电子教材、网络文章、网课视频等多种学习材料进行</w:t>
      </w:r>
      <w:r>
        <w:rPr>
          <w:rFonts w:hint="eastAsia"/>
          <w:b/>
          <w:bCs/>
        </w:rPr>
        <w:t>统一管理与结构化处理</w:t>
      </w:r>
      <w:r>
        <w:rPr>
          <w:rFonts w:hint="eastAsia"/>
        </w:rPr>
        <w:t>，将分散的学习记录逐步沉淀为个人知识体系。通过支持断点续学与跨时间段的内容衔接，系统帮助用户将零散投入转化为</w:t>
      </w:r>
      <w:r>
        <w:rPr>
          <w:rFonts w:hint="eastAsia"/>
          <w:b/>
          <w:bCs/>
        </w:rPr>
        <w:t>可持续积累</w:t>
      </w:r>
      <w:r>
        <w:rPr>
          <w:rFonts w:hint="eastAsia"/>
        </w:rPr>
        <w:t>的学习成果，避免学习内容随时间流失。</w:t>
      </w:r>
    </w:p>
    <w:p w14:paraId="76F4F460" w14:textId="77777777" w:rsidR="000328F8" w:rsidRDefault="00000000">
      <w:pPr>
        <w:pStyle w:val="3"/>
        <w:ind w:left="862" w:hanging="720"/>
      </w:pPr>
      <w:bookmarkStart w:id="148" w:name="_Toc7464"/>
      <w:r>
        <w:t>目标人群定位</w:t>
      </w:r>
      <w:commentRangeStart w:id="149"/>
      <w:commentRangeEnd w:id="149"/>
      <w:r>
        <w:commentReference w:id="149"/>
      </w:r>
      <w:bookmarkEnd w:id="148"/>
    </w:p>
    <w:p w14:paraId="786C192D" w14:textId="77777777" w:rsidR="000328F8" w:rsidRDefault="00000000">
      <w:pPr>
        <w:pStyle w:val="a1"/>
        <w:ind w:firstLine="480"/>
      </w:pPr>
      <w:r>
        <w:t>本项目</w:t>
      </w:r>
      <w:r>
        <w:rPr>
          <w:rFonts w:hint="eastAsia"/>
        </w:rPr>
        <w:t>从知识理解深度与备考结果导向两个维度触发，将目标人群主要定位于</w:t>
      </w:r>
      <w:r>
        <w:rPr>
          <w:rFonts w:hint="eastAsia"/>
          <w:b/>
          <w:bCs/>
        </w:rPr>
        <w:t>高等教育阶段的在校学生</w:t>
      </w:r>
      <w:r>
        <w:rPr>
          <w:rFonts w:hint="eastAsia"/>
        </w:rPr>
        <w:t>，以及长期参与</w:t>
      </w:r>
      <w:r>
        <w:rPr>
          <w:rFonts w:hint="eastAsia"/>
          <w:b/>
          <w:bCs/>
        </w:rPr>
        <w:t>高利害考试的备考人群</w:t>
      </w:r>
      <w:r>
        <w:rPr>
          <w:rFonts w:hint="eastAsia"/>
        </w:rPr>
        <w:t>。该类人群</w:t>
      </w:r>
      <w:r>
        <w:rPr>
          <w:rFonts w:ascii="宋体" w:eastAsia="宋体" w:hAnsi="宋体" w:cs="宋体"/>
          <w:szCs w:val="24"/>
        </w:rPr>
        <w:t>普遍面临“课堂信息输入密集、考试结果要求明确”的学习环境，其对学习工具的需求已不再停留在简单记录层面，而是逐步转向对</w:t>
      </w:r>
      <w:r>
        <w:rPr>
          <w:rFonts w:ascii="宋体" w:eastAsia="宋体" w:hAnsi="宋体" w:cs="宋体"/>
          <w:b/>
          <w:bCs/>
          <w:szCs w:val="24"/>
        </w:rPr>
        <w:t>知识结构梳理、复习效率提升和学习策略优化的系统性</w:t>
      </w:r>
      <w:commentRangeStart w:id="150"/>
      <w:commentRangeStart w:id="151"/>
      <w:r>
        <w:rPr>
          <w:rFonts w:ascii="宋体" w:eastAsia="宋体" w:hAnsi="宋体" w:cs="宋体"/>
          <w:b/>
          <w:bCs/>
          <w:szCs w:val="24"/>
        </w:rPr>
        <w:t>支持</w:t>
      </w:r>
      <w:commentRangeEnd w:id="150"/>
      <w:commentRangeEnd w:id="151"/>
      <w:r w:rsidR="009B53A4">
        <w:rPr>
          <w:rStyle w:val="aff4"/>
          <w:rFonts w:asciiTheme="minorHAnsi" w:hAnsiTheme="minorHAnsi"/>
        </w:rPr>
        <w:commentReference w:id="151"/>
      </w:r>
      <w:r w:rsidR="009B53A4">
        <w:rPr>
          <w:rStyle w:val="aff4"/>
          <w:rFonts w:asciiTheme="minorHAnsi" w:hAnsiTheme="minorHAnsi"/>
        </w:rPr>
        <w:commentReference w:id="150"/>
      </w:r>
      <w:r>
        <w:rPr>
          <w:rFonts w:ascii="宋体" w:eastAsia="宋体" w:hAnsi="宋体" w:cs="宋体"/>
          <w:szCs w:val="24"/>
        </w:rPr>
        <w:t>。</w:t>
      </w:r>
    </w:p>
    <w:p w14:paraId="72939DCA" w14:textId="77777777" w:rsidR="000328F8" w:rsidRDefault="00000000">
      <w:pPr>
        <w:pStyle w:val="a1"/>
        <w:ind w:firstLine="480"/>
      </w:pPr>
      <w:r>
        <w:t>在</w:t>
      </w:r>
      <w:r>
        <w:rPr>
          <w:b/>
          <w:bCs/>
        </w:rPr>
        <w:t>高校在读学生群体</w:t>
      </w:r>
      <w:r>
        <w:t>中，本项目重点面向</w:t>
      </w:r>
      <w:commentRangeStart w:id="152"/>
      <w:r>
        <w:t>“</w:t>
      </w:r>
      <w:r>
        <w:t>双一流</w:t>
      </w:r>
      <w:r>
        <w:t>”</w:t>
      </w:r>
      <w:r>
        <w:t>高校以及理工、医学、法学等</w:t>
      </w:r>
      <w:r>
        <w:rPr>
          <w:b/>
          <w:bCs/>
        </w:rPr>
        <w:t>专业壁垒较高</w:t>
      </w:r>
      <w:commentRangeEnd w:id="152"/>
      <w:r w:rsidR="00267A0D">
        <w:rPr>
          <w:rStyle w:val="aff4"/>
          <w:rFonts w:asciiTheme="minorHAnsi" w:hAnsiTheme="minorHAnsi"/>
        </w:rPr>
        <w:commentReference w:id="152"/>
      </w:r>
      <w:r>
        <w:t>学科的学生。这类学生的课程内容</w:t>
      </w:r>
      <w:r>
        <w:rPr>
          <w:b/>
          <w:bCs/>
        </w:rPr>
        <w:t>逻辑性强、知识点之间依赖关系紧密</w:t>
      </w:r>
      <w:r>
        <w:t>，单纯依靠线性笔记或零散的课堂录音，往往难以支撑深入理解与长期记忆。在实际学习过程中，学生即使完成了大量记录，仍容易在课后复习时出现</w:t>
      </w:r>
      <w:r>
        <w:t>“</w:t>
      </w:r>
      <w:r>
        <w:t>看得见内容，却还原不了推导过程</w:t>
      </w:r>
      <w:r>
        <w:t>”</w:t>
      </w:r>
      <w:r>
        <w:t>的情况。本项目通过多模态内容的时间对齐与知识结构化处理，帮助学生在课后快速</w:t>
      </w:r>
      <w:r>
        <w:rPr>
          <w:b/>
          <w:bCs/>
        </w:rPr>
        <w:t>回溯课堂讲解脉络，重建知识之间的逻辑关系</w:t>
      </w:r>
      <w:r>
        <w:t>，从而更高效地完成理解巩固与知识内化，减轻高强度学业压力下的复习</w:t>
      </w:r>
      <w:commentRangeStart w:id="153"/>
      <w:r>
        <w:t>负担</w:t>
      </w:r>
      <w:commentRangeEnd w:id="153"/>
      <w:r w:rsidR="00267A0D">
        <w:rPr>
          <w:rStyle w:val="aff4"/>
          <w:rFonts w:asciiTheme="minorHAnsi" w:hAnsiTheme="minorHAnsi"/>
        </w:rPr>
        <w:commentReference w:id="153"/>
      </w:r>
      <w:r>
        <w:t>。</w:t>
      </w:r>
    </w:p>
    <w:p w14:paraId="4693FA4F" w14:textId="77777777" w:rsidR="000328F8" w:rsidRDefault="00000000">
      <w:pPr>
        <w:pStyle w:val="a1"/>
        <w:ind w:firstLine="480"/>
      </w:pPr>
      <w:r>
        <w:rPr>
          <w:rFonts w:hint="eastAsia"/>
        </w:rPr>
        <w:t>在</w:t>
      </w:r>
      <w:r>
        <w:rPr>
          <w:rFonts w:hint="eastAsia"/>
          <w:b/>
          <w:bCs/>
        </w:rPr>
        <w:t>备考人群</w:t>
      </w:r>
      <w:r>
        <w:rPr>
          <w:rFonts w:hint="eastAsia"/>
        </w:rPr>
        <w:t>方面，项目重点覆盖研究生入学考试、公务员及事业单位招录考试，以及注册会计师、法律职业资格等职业资格考试的考生。这类用户通常处于备考周期长、复习强度高的状态，对结果高度敏感，但在实际复习过程中常面临</w:t>
      </w:r>
      <w:r>
        <w:rPr>
          <w:rFonts w:hint="eastAsia"/>
          <w:b/>
          <w:bCs/>
        </w:rPr>
        <w:t>复习节奏失控、重点判断依赖经验、薄弱环节定位不清</w:t>
      </w:r>
      <w:r>
        <w:rPr>
          <w:rFonts w:hint="eastAsia"/>
        </w:rPr>
        <w:t>等问题。本项目通过整合学习记录、练习反馈与知识结构分析，为用户提供更具针对性的复习路径与任务规划支持，帮助其将有限时间投入到最需要强化的内容上，使复习过程更加</w:t>
      </w:r>
      <w:r>
        <w:rPr>
          <w:rFonts w:hint="eastAsia"/>
          <w:b/>
          <w:bCs/>
        </w:rPr>
        <w:t>有序、</w:t>
      </w:r>
      <w:r>
        <w:rPr>
          <w:rFonts w:hint="eastAsia"/>
          <w:b/>
          <w:bCs/>
        </w:rPr>
        <w:lastRenderedPageBreak/>
        <w:t>可控</w:t>
      </w:r>
      <w:r>
        <w:rPr>
          <w:rFonts w:hint="eastAsia"/>
        </w:rPr>
        <w:t>，直接服务于提升考试成绩这一核心目标。</w:t>
      </w:r>
    </w:p>
    <w:p w14:paraId="54115A33" w14:textId="77777777" w:rsidR="000328F8" w:rsidRDefault="00000000">
      <w:pPr>
        <w:pStyle w:val="a1"/>
        <w:ind w:firstLine="480"/>
      </w:pPr>
      <w:r>
        <w:rPr>
          <w:rFonts w:hint="eastAsia"/>
        </w:rPr>
        <w:t>此外，项目的应用边界还可延展至具有</w:t>
      </w:r>
      <w:r>
        <w:rPr>
          <w:rFonts w:hint="eastAsia"/>
          <w:b/>
          <w:bCs/>
        </w:rPr>
        <w:t>持续学习需求的在职人群</w:t>
      </w:r>
      <w:r>
        <w:rPr>
          <w:rFonts w:hint="eastAsia"/>
        </w:rPr>
        <w:t>。该群体学习</w:t>
      </w:r>
      <w:r>
        <w:rPr>
          <w:rFonts w:hint="eastAsia"/>
          <w:b/>
          <w:bCs/>
        </w:rPr>
        <w:t>时间高度碎片化</w:t>
      </w:r>
      <w:r>
        <w:rPr>
          <w:rFonts w:hint="eastAsia"/>
        </w:rPr>
        <w:t>，</w:t>
      </w:r>
      <w:r>
        <w:rPr>
          <w:rFonts w:hint="eastAsia"/>
          <w:b/>
          <w:bCs/>
        </w:rPr>
        <w:t>学习行为分散</w:t>
      </w:r>
      <w:r>
        <w:rPr>
          <w:rFonts w:hint="eastAsia"/>
        </w:rPr>
        <w:t>且</w:t>
      </w:r>
      <w:r>
        <w:rPr>
          <w:rFonts w:hint="eastAsia"/>
          <w:b/>
          <w:bCs/>
        </w:rPr>
        <w:t>难以长期保持连贯性</w:t>
      </w:r>
      <w:r>
        <w:rPr>
          <w:rFonts w:hint="eastAsia"/>
        </w:rPr>
        <w:t>，往往存在“学过但</w:t>
      </w:r>
      <w:r>
        <w:rPr>
          <w:rFonts w:hint="eastAsia"/>
          <w:b/>
          <w:bCs/>
        </w:rPr>
        <w:t>难以积累</w:t>
      </w:r>
      <w:r>
        <w:rPr>
          <w:rFonts w:hint="eastAsia"/>
        </w:rPr>
        <w:t>”的问题。针对这一特点，系统强调对个人学习内容的</w:t>
      </w:r>
      <w:r>
        <w:rPr>
          <w:rFonts w:hint="eastAsia"/>
          <w:b/>
          <w:bCs/>
        </w:rPr>
        <w:t>长期沉淀与断点续学支持</w:t>
      </w:r>
      <w:r>
        <w:rPr>
          <w:rFonts w:hint="eastAsia"/>
        </w:rPr>
        <w:t>，将零散的学习行为逐步整合为可复用的个人知识资产，辅助其在职业发展过程中持续更新知识结构、提升专业能力。</w:t>
      </w:r>
    </w:p>
    <w:p w14:paraId="755E13E2" w14:textId="77777777" w:rsidR="000328F8" w:rsidRDefault="00000000">
      <w:pPr>
        <w:pStyle w:val="a1"/>
        <w:ind w:firstLine="480"/>
      </w:pPr>
      <w:r>
        <w:rPr>
          <w:rFonts w:hint="eastAsia"/>
        </w:rPr>
        <w:t>总体而言，本项目主要面向那些学习目标明确、投入意愿较高、但在知识整理与复习效率上存在现实困难的学习者，通过更贴合实际学习流程的智能化支持，帮助其实现</w:t>
      </w:r>
      <w:r>
        <w:rPr>
          <w:rFonts w:hint="eastAsia"/>
          <w:b/>
          <w:bCs/>
        </w:rPr>
        <w:t>更高质量的投入与更稳定的产出</w:t>
      </w:r>
      <w:r>
        <w:rPr>
          <w:rFonts w:hint="eastAsia"/>
        </w:rPr>
        <w:t>。</w:t>
      </w:r>
    </w:p>
    <w:p w14:paraId="02FED94A" w14:textId="77777777" w:rsidR="000328F8" w:rsidRDefault="00000000">
      <w:pPr>
        <w:pStyle w:val="3"/>
        <w:ind w:left="862" w:hanging="720"/>
      </w:pPr>
      <w:bookmarkStart w:id="154" w:name="_Toc10443"/>
      <w:r>
        <w:t>项目总体目标</w:t>
      </w:r>
      <w:bookmarkEnd w:id="154"/>
    </w:p>
    <w:p w14:paraId="4D923358" w14:textId="77777777" w:rsidR="000328F8" w:rsidRDefault="00000000">
      <w:pPr>
        <w:pStyle w:val="a1"/>
        <w:ind w:firstLine="480"/>
      </w:pPr>
      <w:r>
        <w:rPr>
          <w:rFonts w:hint="eastAsia"/>
        </w:rPr>
        <w:t>本项目旨在构建一套面向</w:t>
      </w:r>
      <w:r>
        <w:rPr>
          <w:rFonts w:hint="eastAsia"/>
          <w:b/>
          <w:bCs/>
        </w:rPr>
        <w:t>真实备考与长期复习需求</w:t>
      </w:r>
      <w:r>
        <w:rPr>
          <w:rFonts w:hint="eastAsia"/>
        </w:rPr>
        <w:t>的智能复习系统，通过技术手段重构学习数据从“被记录”到“被真正使用”的转化路径，使分散在课堂、课后与互联网中的多模态学习信息，能够直接服务于</w:t>
      </w:r>
      <w:r>
        <w:rPr>
          <w:rFonts w:hint="eastAsia"/>
          <w:b/>
          <w:bCs/>
        </w:rPr>
        <w:t>复习决策与学习效果提升</w:t>
      </w:r>
      <w:r>
        <w:rPr>
          <w:rFonts w:hint="eastAsia"/>
        </w:rPr>
        <w:t>。目以“复习阶段的效率与效果提升”为</w:t>
      </w:r>
      <w:r>
        <w:rPr>
          <w:rFonts w:hint="eastAsia"/>
          <w:b/>
          <w:bCs/>
        </w:rPr>
        <w:t>核心导向</w:t>
      </w:r>
      <w:r>
        <w:rPr>
          <w:rFonts w:hint="eastAsia"/>
        </w:rPr>
        <w:t>，解决传统学习过程中知识积累与复习执行之间长期脱节的问题，使学习成果能够在考前阶段得到系统性调用与最大化利用。</w:t>
      </w:r>
    </w:p>
    <w:p w14:paraId="31DB735A" w14:textId="77777777" w:rsidR="000328F8" w:rsidRDefault="00000000">
      <w:pPr>
        <w:pStyle w:val="a1"/>
        <w:ind w:firstLine="480"/>
      </w:pPr>
      <w:r>
        <w:rPr>
          <w:rFonts w:hint="eastAsia"/>
        </w:rPr>
        <w:t>在</w:t>
      </w:r>
      <w:r>
        <w:rPr>
          <w:rFonts w:hint="eastAsia"/>
          <w:b/>
          <w:bCs/>
        </w:rPr>
        <w:t>学习数据获取与处理</w:t>
      </w:r>
      <w:r>
        <w:rPr>
          <w:rFonts w:hint="eastAsia"/>
        </w:rPr>
        <w:t>层面，</w:t>
      </w:r>
      <w:r>
        <w:rPr>
          <w:rFonts w:ascii="宋体" w:eastAsia="宋体" w:hAnsi="宋体" w:cs="宋体"/>
          <w:szCs w:val="24"/>
        </w:rPr>
        <w:t>项目的总体目标是推动学习资料从被动存储向“随时可复习”的状态转变。系统并非简单地保存课堂录音或课件图片</w:t>
      </w:r>
      <w:r>
        <w:rPr>
          <w:rFonts w:hint="eastAsia"/>
        </w:rPr>
        <w:t>，</w:t>
      </w:r>
      <w:r>
        <w:rPr>
          <w:rFonts w:ascii="宋体" w:eastAsia="宋体" w:hAnsi="宋体" w:cs="宋体"/>
          <w:szCs w:val="24"/>
        </w:rPr>
        <w:t>而是在采集阶段即完成必要的</w:t>
      </w:r>
      <w:r>
        <w:rPr>
          <w:rFonts w:ascii="宋体" w:eastAsia="宋体" w:hAnsi="宋体" w:cs="宋体"/>
          <w:b/>
          <w:bCs/>
          <w:szCs w:val="24"/>
        </w:rPr>
        <w:t>清洗、降噪与时间对齐处理</w:t>
      </w:r>
      <w:r>
        <w:rPr>
          <w:rFonts w:ascii="宋体" w:eastAsia="宋体" w:hAnsi="宋体" w:cs="宋体"/>
          <w:szCs w:val="24"/>
        </w:rPr>
        <w:t>，使每一条数据在进入系统时就具备明确的</w:t>
      </w:r>
      <w:r>
        <w:rPr>
          <w:rFonts w:ascii="宋体" w:eastAsia="宋体" w:hAnsi="宋体" w:cs="宋体"/>
          <w:b/>
          <w:bCs/>
          <w:szCs w:val="24"/>
        </w:rPr>
        <w:t>上下文位置和语义指向</w:t>
      </w:r>
      <w:r>
        <w:rPr>
          <w:rFonts w:hint="eastAsia"/>
        </w:rPr>
        <w:t>，为后续复习阶段保留高价值、可定位、可关联的原始学习证据。这种以复习为导向的数据采集与处理方式，避免了学习资料在后期复习中难以回溯、无法利用的问题，</w:t>
      </w:r>
      <w:r>
        <w:rPr>
          <w:rFonts w:ascii="宋体" w:eastAsia="宋体" w:hAnsi="宋体" w:cs="宋体"/>
          <w:szCs w:val="24"/>
        </w:rPr>
        <w:t>为后续的</w:t>
      </w:r>
      <w:r>
        <w:rPr>
          <w:rFonts w:ascii="宋体" w:eastAsia="宋体" w:hAnsi="宋体" w:cs="宋体"/>
          <w:b/>
          <w:bCs/>
          <w:szCs w:val="24"/>
        </w:rPr>
        <w:t>快速回溯与精准定位</w:t>
      </w:r>
      <w:r>
        <w:rPr>
          <w:rFonts w:ascii="宋体" w:eastAsia="宋体" w:hAnsi="宋体" w:cs="宋体"/>
          <w:szCs w:val="24"/>
        </w:rPr>
        <w:t>提供基础保障。</w:t>
      </w:r>
    </w:p>
    <w:p w14:paraId="2C831BCB" w14:textId="77777777" w:rsidR="000328F8" w:rsidRDefault="00000000">
      <w:pPr>
        <w:pStyle w:val="a1"/>
        <w:ind w:firstLine="480"/>
      </w:pPr>
      <w:r>
        <w:rPr>
          <w:rFonts w:hint="eastAsia"/>
        </w:rPr>
        <w:t>在</w:t>
      </w:r>
      <w:r>
        <w:rPr>
          <w:rFonts w:hint="eastAsia"/>
          <w:b/>
          <w:bCs/>
        </w:rPr>
        <w:t>知识理解与组织</w:t>
      </w:r>
      <w:r>
        <w:rPr>
          <w:rFonts w:hint="eastAsia"/>
        </w:rPr>
        <w:t>层面，项目重点关注复习过程中“不知道从何开始”的核心痛点，</w:t>
      </w:r>
      <w:r>
        <w:rPr>
          <w:rFonts w:ascii="宋体" w:eastAsia="宋体" w:hAnsi="宋体" w:cs="宋体"/>
          <w:szCs w:val="24"/>
        </w:rPr>
        <w:t>希望形成一个能够持续演化的</w:t>
      </w:r>
      <w:r>
        <w:rPr>
          <w:rFonts w:ascii="宋体" w:eastAsia="宋体" w:hAnsi="宋体" w:cs="宋体"/>
          <w:b/>
          <w:bCs/>
          <w:szCs w:val="24"/>
        </w:rPr>
        <w:t>个人知识结构</w:t>
      </w:r>
      <w:r>
        <w:rPr>
          <w:rFonts w:hint="eastAsia"/>
        </w:rPr>
        <w:t>。</w:t>
      </w:r>
      <w:r>
        <w:rPr>
          <w:rFonts w:ascii="宋体" w:eastAsia="宋体" w:hAnsi="宋体" w:cs="宋体"/>
          <w:szCs w:val="24"/>
        </w:rPr>
        <w:t>系统通过对课堂内容、笔记与练习反馈的整合，将原本线性的学习记录重组为具有逻辑关系的知识网络，</w:t>
      </w:r>
      <w:r>
        <w:rPr>
          <w:rFonts w:hint="eastAsia"/>
        </w:rPr>
        <w:t>形成可持续更新的</w:t>
      </w:r>
      <w:r>
        <w:rPr>
          <w:rFonts w:hint="eastAsia"/>
          <w:b/>
          <w:bCs/>
        </w:rPr>
        <w:t>动态知识图谱</w:t>
      </w:r>
      <w:r>
        <w:rPr>
          <w:rFonts w:hint="eastAsia"/>
        </w:rPr>
        <w:t>，</w:t>
      </w:r>
      <w:r>
        <w:rPr>
          <w:rFonts w:ascii="宋体" w:eastAsia="宋体" w:hAnsi="宋体" w:cs="宋体"/>
          <w:szCs w:val="24"/>
        </w:rPr>
        <w:t>并在此基础上对用户的理解情况进行</w:t>
      </w:r>
      <w:r>
        <w:rPr>
          <w:rFonts w:ascii="宋体" w:eastAsia="宋体" w:hAnsi="宋体" w:cs="宋体"/>
          <w:b/>
          <w:bCs/>
          <w:szCs w:val="24"/>
        </w:rPr>
        <w:t>动态分析</w:t>
      </w:r>
      <w:r>
        <w:rPr>
          <w:rFonts w:hint="eastAsia"/>
        </w:rPr>
        <w:t>。</w:t>
      </w:r>
      <w:r>
        <w:rPr>
          <w:rFonts w:ascii="宋体" w:eastAsia="宋体" w:hAnsi="宋体" w:cs="宋体"/>
          <w:szCs w:val="24"/>
        </w:rPr>
        <w:t>当系统检测到用户在某一知识点上反复出现理解或应用问题时，能够</w:t>
      </w:r>
      <w:r>
        <w:rPr>
          <w:rFonts w:ascii="宋体" w:eastAsia="宋体" w:hAnsi="宋体" w:cs="宋体"/>
          <w:b/>
          <w:bCs/>
          <w:szCs w:val="24"/>
        </w:rPr>
        <w:t>主动</w:t>
      </w:r>
      <w:r>
        <w:rPr>
          <w:rFonts w:ascii="宋体" w:eastAsia="宋体" w:hAnsi="宋体" w:cs="宋体"/>
          <w:szCs w:val="24"/>
        </w:rPr>
        <w:t>提供补充讲解或引导其回看相关内容，帮助用户弥补认知断层。这一过程并非替代学习本身，而是为学习者提供更有</w:t>
      </w:r>
      <w:r>
        <w:rPr>
          <w:rFonts w:ascii="宋体" w:eastAsia="宋体" w:hAnsi="宋体" w:cs="宋体"/>
          <w:b/>
          <w:bCs/>
          <w:szCs w:val="24"/>
        </w:rPr>
        <w:t>针对性的支持</w:t>
      </w:r>
      <w:r>
        <w:rPr>
          <w:rFonts w:ascii="宋体" w:eastAsia="宋体" w:hAnsi="宋体" w:cs="宋体"/>
          <w:szCs w:val="24"/>
        </w:rPr>
        <w:t>。</w:t>
      </w:r>
    </w:p>
    <w:p w14:paraId="3EDFCEFE" w14:textId="77777777" w:rsidR="000328F8" w:rsidRDefault="00000000">
      <w:pPr>
        <w:pStyle w:val="a1"/>
        <w:ind w:firstLine="480"/>
      </w:pPr>
      <w:r>
        <w:rPr>
          <w:rFonts w:hint="eastAsia"/>
        </w:rPr>
        <w:t>在</w:t>
      </w:r>
      <w:r>
        <w:rPr>
          <w:rFonts w:hint="eastAsia"/>
          <w:b/>
          <w:bCs/>
        </w:rPr>
        <w:t>复习执行与策略调整</w:t>
      </w:r>
      <w:r>
        <w:rPr>
          <w:rFonts w:hint="eastAsia"/>
        </w:rPr>
        <w:t>层面，项目的目标是将复习过程从静态计划转变为</w:t>
      </w:r>
      <w:r>
        <w:rPr>
          <w:rFonts w:hint="eastAsia"/>
          <w:b/>
          <w:bCs/>
        </w:rPr>
        <w:t>可动态调整的执行过程</w:t>
      </w:r>
      <w:r>
        <w:rPr>
          <w:rFonts w:hint="eastAsia"/>
        </w:rPr>
        <w:t>。系统将复习视为一个需要持续反馈和优化的过程，而不是一次性制定的时间安排表。通过结合用户的学习进度、练习表现与考试时间节点，系统能够</w:t>
      </w:r>
      <w:r>
        <w:rPr>
          <w:rFonts w:hint="eastAsia"/>
          <w:b/>
          <w:bCs/>
        </w:rPr>
        <w:t>自动生成并调整复习任务</w:t>
      </w:r>
      <w:r>
        <w:rPr>
          <w:rFonts w:hint="eastAsia"/>
        </w:rPr>
        <w:t>，使学习安排更加贴合实际状态。最终，项目</w:t>
      </w:r>
      <w:r>
        <w:rPr>
          <w:rFonts w:hint="eastAsia"/>
        </w:rPr>
        <w:lastRenderedPageBreak/>
        <w:t>希望构建起“记录—回溯—理解—测评—调整”的闭环机制，让学习者在有限的时间内，将精力投入到最有价值的复习内容中，</w:t>
      </w:r>
      <w:r>
        <w:rPr>
          <w:rFonts w:hint="eastAsia"/>
          <w:b/>
          <w:bCs/>
        </w:rPr>
        <w:t>提升整体学习效率与备考成效</w:t>
      </w:r>
      <w:r>
        <w:rPr>
          <w:rFonts w:hint="eastAsia"/>
        </w:rPr>
        <w:t>。</w:t>
      </w:r>
    </w:p>
    <w:p w14:paraId="02F9B3D0" w14:textId="77777777" w:rsidR="000328F8" w:rsidRDefault="00000000">
      <w:pPr>
        <w:pStyle w:val="a1"/>
        <w:ind w:firstLine="480"/>
      </w:pPr>
      <w:r>
        <w:rPr>
          <w:rFonts w:hint="eastAsia"/>
        </w:rPr>
        <w:t>在</w:t>
      </w:r>
      <w:r>
        <w:rPr>
          <w:rFonts w:hint="eastAsia"/>
          <w:b/>
          <w:bCs/>
        </w:rPr>
        <w:t>整体流程设计</w:t>
      </w:r>
      <w:r>
        <w:rPr>
          <w:rFonts w:hint="eastAsia"/>
        </w:rPr>
        <w:t>上，项目围绕复习效果构建了从</w:t>
      </w:r>
      <w:r>
        <w:rPr>
          <w:rFonts w:hint="eastAsia"/>
          <w:b/>
          <w:bCs/>
        </w:rPr>
        <w:t>学习内容采集到复习反馈</w:t>
      </w:r>
      <w:r>
        <w:rPr>
          <w:rFonts w:hint="eastAsia"/>
        </w:rPr>
        <w:t>的闭环机制。学习阶段产生的数据持续影响后续复习策略，而复习过程中的完成情况与效果反馈又反向更新知识掌握状态与复习建议，使系统能够随备考进程不断调整支持重点。这一机制使复习不再是学习结束后的附加步骤，而成为贯穿学习全过程的核心驱动力。</w:t>
      </w:r>
    </w:p>
    <w:p w14:paraId="52E257A4" w14:textId="431EFAE3" w:rsidR="000328F8" w:rsidRDefault="00000000">
      <w:pPr>
        <w:pStyle w:val="a1"/>
        <w:ind w:firstLine="480"/>
      </w:pPr>
      <w:r>
        <w:rPr>
          <w:rFonts w:hint="eastAsia"/>
        </w:rPr>
        <w:t>本项目以复习效率与备考成效为核心目标，通过多模态学习数据的结构化理解与动态知识建构，为学习者提供可执行、可调整、可持续优化的复习支持体系。项目探索了一种以“复习驱动学习组织”的智能学习系统范式，为应试备考、阶段性评估及长期知识巩固提供具有现实可行性的技术</w:t>
      </w:r>
      <w:commentRangeStart w:id="155"/>
      <w:r>
        <w:rPr>
          <w:rFonts w:hint="eastAsia"/>
        </w:rPr>
        <w:t>路径</w:t>
      </w:r>
      <w:commentRangeEnd w:id="155"/>
      <w:r w:rsidR="00267A0D">
        <w:rPr>
          <w:rStyle w:val="aff4"/>
          <w:rFonts w:asciiTheme="minorHAnsi" w:hAnsiTheme="minorHAnsi"/>
        </w:rPr>
        <w:commentReference w:id="155"/>
      </w:r>
      <w:r>
        <w:rPr>
          <w:rFonts w:hint="eastAsia"/>
        </w:rPr>
        <w:t>。</w:t>
      </w:r>
      <w:ins w:id="156" w:author="xingyao liu" w:date="2026-01-21T10:33:00Z" w16du:dateUtc="2026-01-21T02:33:00Z">
        <w:r w:rsidR="00267A0D">
          <w:rPr>
            <w:rFonts w:hint="eastAsia"/>
          </w:rPr>
          <w:t>一段提出两段详述</w:t>
        </w:r>
      </w:ins>
    </w:p>
    <w:p w14:paraId="791C3E46" w14:textId="77777777" w:rsidR="000328F8" w:rsidRDefault="00000000">
      <w:pPr>
        <w:pStyle w:val="3"/>
        <w:ind w:left="862" w:hanging="720"/>
      </w:pPr>
      <w:bookmarkStart w:id="157" w:name="_Toc30556"/>
      <w:r>
        <w:t>核心功能设计</w:t>
      </w:r>
      <w:bookmarkEnd w:id="157"/>
    </w:p>
    <w:p w14:paraId="2338D709" w14:textId="77777777" w:rsidR="000328F8" w:rsidRDefault="00000000">
      <w:pPr>
        <w:pStyle w:val="a1"/>
        <w:ind w:firstLine="480"/>
      </w:pPr>
      <w:r>
        <w:t>围绕真实备考过程中的高频痛点，本项目以</w:t>
      </w:r>
      <w:r>
        <w:t>“</w:t>
      </w:r>
      <w:r>
        <w:t>全场景智能备考</w:t>
      </w:r>
      <w:r>
        <w:t>”</w:t>
      </w:r>
      <w:r>
        <w:t>为目标，构建了覆盖</w:t>
      </w:r>
      <w:r>
        <w:rPr>
          <w:b/>
          <w:bCs/>
        </w:rPr>
        <w:t>记录</w:t>
      </w:r>
      <w:r>
        <w:rPr>
          <w:rFonts w:hint="eastAsia"/>
          <w:b/>
          <w:bCs/>
        </w:rPr>
        <w:t>-</w:t>
      </w:r>
      <w:r>
        <w:rPr>
          <w:b/>
          <w:bCs/>
        </w:rPr>
        <w:t>理解</w:t>
      </w:r>
      <w:r>
        <w:rPr>
          <w:rFonts w:hint="eastAsia"/>
          <w:b/>
          <w:bCs/>
        </w:rPr>
        <w:t>-</w:t>
      </w:r>
      <w:r>
        <w:rPr>
          <w:b/>
          <w:bCs/>
        </w:rPr>
        <w:t>复盘</w:t>
      </w:r>
      <w:r>
        <w:rPr>
          <w:rFonts w:hint="eastAsia"/>
          <w:b/>
          <w:bCs/>
        </w:rPr>
        <w:t>-</w:t>
      </w:r>
      <w:r>
        <w:rPr>
          <w:b/>
          <w:bCs/>
        </w:rPr>
        <w:t>检测</w:t>
      </w:r>
      <w:r>
        <w:rPr>
          <w:rFonts w:hint="eastAsia"/>
          <w:b/>
          <w:bCs/>
        </w:rPr>
        <w:t>-</w:t>
      </w:r>
      <w:r>
        <w:rPr>
          <w:b/>
          <w:bCs/>
        </w:rPr>
        <w:t>规划</w:t>
      </w:r>
      <w:r>
        <w:t>全过程的</w:t>
      </w:r>
      <w:r>
        <w:rPr>
          <w:b/>
          <w:bCs/>
        </w:rPr>
        <w:t>五大核心功能模块</w:t>
      </w:r>
      <w:r>
        <w:t>，形成一个可持续运转的学习闭环。</w:t>
      </w:r>
    </w:p>
    <w:p w14:paraId="31525C8B" w14:textId="3B7FBFBB" w:rsidR="000328F8" w:rsidRDefault="00000000">
      <w:pPr>
        <w:pStyle w:val="a1"/>
        <w:ind w:firstLine="482"/>
        <w:rPr>
          <w:b/>
          <w:bCs/>
        </w:rPr>
      </w:pPr>
      <w:r>
        <w:rPr>
          <w:rFonts w:hint="eastAsia"/>
          <w:b/>
          <w:bCs/>
        </w:rPr>
        <w:t>（</w:t>
      </w:r>
      <w:r>
        <w:rPr>
          <w:rFonts w:hint="eastAsia"/>
          <w:b/>
          <w:bCs/>
        </w:rPr>
        <w:t>1</w:t>
      </w:r>
      <w:r>
        <w:rPr>
          <w:rFonts w:hint="eastAsia"/>
          <w:b/>
          <w:bCs/>
        </w:rPr>
        <w:t>）</w:t>
      </w:r>
      <w:r>
        <w:rPr>
          <w:b/>
          <w:bCs/>
        </w:rPr>
        <w:t>全维伴随式</w:t>
      </w:r>
      <w:ins w:id="158" w:author="xingyao liu" w:date="2026-01-21T10:33:00Z" w16du:dateUtc="2026-01-21T02:33:00Z">
        <w:r w:rsidR="00EB483B">
          <w:rPr>
            <w:rFonts w:hint="eastAsia"/>
            <w:b/>
            <w:bCs/>
          </w:rPr>
          <w:t>感知</w:t>
        </w:r>
      </w:ins>
      <w:del w:id="159" w:author="xingyao liu" w:date="2026-01-21T10:33:00Z" w16du:dateUtc="2026-01-21T02:33:00Z">
        <w:r w:rsidDel="00EB483B">
          <w:rPr>
            <w:b/>
            <w:bCs/>
          </w:rPr>
          <w:delText>采集</w:delText>
        </w:r>
      </w:del>
      <w:r>
        <w:rPr>
          <w:b/>
          <w:bCs/>
        </w:rPr>
        <w:t>模块</w:t>
      </w:r>
      <w:r>
        <w:rPr>
          <w:rFonts w:hint="eastAsia"/>
          <w:b/>
          <w:bCs/>
        </w:rPr>
        <w:t>：</w:t>
      </w:r>
    </w:p>
    <w:p w14:paraId="649DB8B9" w14:textId="02D1DD7D" w:rsidR="000328F8" w:rsidRDefault="00000000">
      <w:pPr>
        <w:pStyle w:val="a1"/>
        <w:ind w:firstLine="480"/>
        <w:rPr>
          <w:ins w:id="160" w:author="xingyao liu" w:date="2026-01-21T10:35:00Z" w16du:dateUtc="2026-01-21T02:35:00Z"/>
        </w:rPr>
      </w:pPr>
      <w:r>
        <w:t>该模块聚焦课堂场景中</w:t>
      </w:r>
      <w:r>
        <w:rPr>
          <w:rFonts w:hint="eastAsia"/>
        </w:rPr>
        <w:t>多模块数据</w:t>
      </w:r>
      <w:r>
        <w:t>“</w:t>
      </w:r>
      <w:r>
        <w:t>记不全、跟不上、资料分散</w:t>
      </w:r>
      <w:r>
        <w:t>”</w:t>
      </w:r>
      <w:r>
        <w:t>的普遍问题，作为</w:t>
      </w:r>
      <w:proofErr w:type="gramStart"/>
      <w:ins w:id="161" w:author="xingyao liu" w:date="2026-01-21T10:34:00Z" w16du:dateUtc="2026-01-21T02:34:00Z">
        <w:r w:rsidR="00EB483B">
          <w:rPr>
            <w:rFonts w:hint="eastAsia"/>
          </w:rPr>
          <w:t>溯光智习</w:t>
        </w:r>
      </w:ins>
      <w:proofErr w:type="gramEnd"/>
      <w:del w:id="162" w:author="xingyao liu" w:date="2026-01-21T10:34:00Z" w16du:dateUtc="2026-01-21T02:34:00Z">
        <w:r w:rsidDel="00EB483B">
          <w:delText>系统</w:delText>
        </w:r>
      </w:del>
      <w:r>
        <w:t>的数据入口，承担学习信息的</w:t>
      </w:r>
      <w:r>
        <w:rPr>
          <w:b/>
          <w:bCs/>
        </w:rPr>
        <w:t>统一采集与整理任务</w:t>
      </w:r>
      <w:r>
        <w:t>。系统支持手机与平板协同使用，在不打断课堂节奏的情况下，同步记录</w:t>
      </w:r>
      <w:r w:rsidRPr="00EB483B">
        <w:rPr>
          <w:b/>
          <w:bCs/>
          <w:rPrChange w:id="163" w:author="xingyao liu" w:date="2026-01-21T10:37:00Z" w16du:dateUtc="2026-01-21T02:37:00Z">
            <w:rPr/>
          </w:rPrChange>
        </w:rPr>
        <w:t>课堂语音、</w:t>
      </w:r>
      <w:r w:rsidRPr="00EB483B">
        <w:rPr>
          <w:b/>
          <w:bCs/>
          <w:rPrChange w:id="164" w:author="xingyao liu" w:date="2026-01-21T10:37:00Z" w16du:dateUtc="2026-01-21T02:37:00Z">
            <w:rPr/>
          </w:rPrChange>
        </w:rPr>
        <w:t>PPT</w:t>
      </w:r>
      <w:r w:rsidRPr="00EB483B">
        <w:rPr>
          <w:b/>
          <w:bCs/>
          <w:rPrChange w:id="165" w:author="xingyao liu" w:date="2026-01-21T10:37:00Z" w16du:dateUtc="2026-01-21T02:37:00Z">
            <w:rPr/>
          </w:rPrChange>
        </w:rPr>
        <w:t>与板书画面，以及用户的手写笔记过程</w:t>
      </w:r>
      <w:r>
        <w:t>。采集过程中，端侧会自动完成基础的</w:t>
      </w:r>
      <w:r>
        <w:rPr>
          <w:b/>
          <w:bCs/>
        </w:rPr>
        <w:t>图像矫正与语音降噪</w:t>
      </w:r>
      <w:r>
        <w:t>，并对多模态数据进行</w:t>
      </w:r>
      <w:r>
        <w:rPr>
          <w:b/>
          <w:bCs/>
        </w:rPr>
        <w:t>时间对齐</w:t>
      </w:r>
      <w:r>
        <w:t>，将原本割裂的</w:t>
      </w:r>
      <w:r>
        <w:t>“</w:t>
      </w:r>
      <w:r>
        <w:t>听、看、写</w:t>
      </w:r>
      <w:r>
        <w:t>”</w:t>
      </w:r>
      <w:r>
        <w:t>统一到同一时间轴上。</w:t>
      </w:r>
      <w:ins w:id="166" w:author="xingyao liu" w:date="2026-01-21T10:38:00Z" w16du:dateUtc="2026-01-21T02:38:00Z">
        <w:r w:rsidR="00EB483B">
          <w:rPr>
            <w:rFonts w:hint="eastAsia"/>
          </w:rPr>
          <w:t>怎么对接后台。</w:t>
        </w:r>
      </w:ins>
      <w:r>
        <w:t>课后，系统会自动生成带有时间索引的</w:t>
      </w:r>
      <w:r>
        <w:rPr>
          <w:b/>
          <w:bCs/>
        </w:rPr>
        <w:t>结构化课堂笔记</w:t>
      </w:r>
      <w:r>
        <w:t>，让用户无需再手动整理，即可完整保留课堂信息，为后续复习提供可靠素材。</w:t>
      </w:r>
    </w:p>
    <w:p w14:paraId="59945D26" w14:textId="6F22A964" w:rsidR="00EB483B" w:rsidRDefault="00EB483B">
      <w:pPr>
        <w:pStyle w:val="a1"/>
        <w:ind w:firstLine="480"/>
        <w:rPr>
          <w:rFonts w:hint="eastAsia"/>
        </w:rPr>
      </w:pPr>
      <w:ins w:id="167" w:author="xingyao liu" w:date="2026-01-21T10:35:00Z" w16du:dateUtc="2026-01-21T02:35:00Z">
        <w:r>
          <w:rPr>
            <w:rFonts w:hint="eastAsia"/>
          </w:rPr>
          <w:t>写后续怎么</w:t>
        </w:r>
      </w:ins>
      <w:ins w:id="168" w:author="xingyao liu" w:date="2026-01-21T10:36:00Z" w16du:dateUtc="2026-01-21T02:36:00Z">
        <w:r>
          <w:rPr>
            <w:rFonts w:hint="eastAsia"/>
          </w:rPr>
          <w:t>落地，入库</w:t>
        </w:r>
        <w:r>
          <w:rPr>
            <w:rFonts w:hint="eastAsia"/>
          </w:rPr>
          <w:t>/</w:t>
        </w:r>
        <w:r>
          <w:rPr>
            <w:rFonts w:hint="eastAsia"/>
          </w:rPr>
          <w:t>上云</w:t>
        </w:r>
      </w:ins>
    </w:p>
    <w:p w14:paraId="78263544" w14:textId="77777777" w:rsidR="000328F8" w:rsidRDefault="00000000">
      <w:pPr>
        <w:pStyle w:val="a1"/>
        <w:ind w:firstLine="482"/>
        <w:rPr>
          <w:b/>
          <w:bCs/>
        </w:rPr>
      </w:pPr>
      <w:r>
        <w:rPr>
          <w:rFonts w:hint="eastAsia"/>
          <w:b/>
          <w:bCs/>
        </w:rPr>
        <w:t>（</w:t>
      </w:r>
      <w:r>
        <w:rPr>
          <w:rFonts w:hint="eastAsia"/>
          <w:b/>
          <w:bCs/>
        </w:rPr>
        <w:t>2</w:t>
      </w:r>
      <w:r>
        <w:rPr>
          <w:rFonts w:hint="eastAsia"/>
          <w:b/>
          <w:bCs/>
        </w:rPr>
        <w:t>）</w:t>
      </w:r>
      <w:r>
        <w:rPr>
          <w:b/>
          <w:bCs/>
        </w:rPr>
        <w:t>沉浸式情景回溯复习模块</w:t>
      </w:r>
      <w:r>
        <w:rPr>
          <w:rFonts w:hint="eastAsia"/>
          <w:b/>
          <w:bCs/>
        </w:rPr>
        <w:t>：</w:t>
      </w:r>
    </w:p>
    <w:p w14:paraId="699DE9EF" w14:textId="1A9BE3E9" w:rsidR="000328F8" w:rsidRDefault="00000000">
      <w:pPr>
        <w:pStyle w:val="a1"/>
        <w:ind w:firstLine="480"/>
        <w:rPr>
          <w:ins w:id="169" w:author="xingyao liu" w:date="2026-01-21T10:36:00Z" w16du:dateUtc="2026-01-21T02:36:00Z"/>
        </w:rPr>
      </w:pPr>
      <w:r>
        <w:rPr>
          <w:rFonts w:hint="eastAsia"/>
        </w:rPr>
        <w:t>该模块</w:t>
      </w:r>
      <w:r>
        <w:t>针对学生课后复习时常见的</w:t>
      </w:r>
      <w:r>
        <w:t>“</w:t>
      </w:r>
      <w:r>
        <w:t>笔记在但</w:t>
      </w:r>
      <w:r>
        <w:rPr>
          <w:rFonts w:hint="eastAsia"/>
        </w:rPr>
        <w:t>难以回忆课堂</w:t>
      </w:r>
      <w:r>
        <w:t>”</w:t>
      </w:r>
      <w:r>
        <w:t>的问题，系统提供了</w:t>
      </w:r>
      <w:r>
        <w:rPr>
          <w:b/>
          <w:bCs/>
        </w:rPr>
        <w:t>情景化的回溯复习方式</w:t>
      </w:r>
      <w:r>
        <w:t>。不同于传统的静态笔记浏览，本模块将课堂中的语音、画面与笔迹进行</w:t>
      </w:r>
      <w:r>
        <w:rPr>
          <w:b/>
          <w:bCs/>
        </w:rPr>
        <w:t>同步回放</w:t>
      </w:r>
      <w:r>
        <w:t>。用户在复习时，可以直接从知识点或笔记中的某一处出发，一键回到对应的课堂讲解片段，同时看到当时的课件画面和笔记生成过程。这种接近真实课堂的复现方式，有助于重新唤起当时的理解路径，降低回忆成本，使复习不再依赖</w:t>
      </w:r>
      <w:r>
        <w:t>“</w:t>
      </w:r>
      <w:r>
        <w:t>死记硬背</w:t>
      </w:r>
      <w:r>
        <w:t>”</w:t>
      </w:r>
      <w:r>
        <w:t>。</w:t>
      </w:r>
      <w:ins w:id="170" w:author="xingyao liu" w:date="2026-01-21T10:41:00Z" w16du:dateUtc="2026-01-21T02:41:00Z">
        <w:r w:rsidR="00EB483B">
          <w:rPr>
            <w:rFonts w:hint="eastAsia"/>
          </w:rPr>
          <w:t>需要加入后续处理</w:t>
        </w:r>
      </w:ins>
      <w:ins w:id="171" w:author="xingyao liu" w:date="2026-01-21T10:42:00Z" w16du:dateUtc="2026-01-21T02:42:00Z">
        <w:r w:rsidR="00EB483B">
          <w:rPr>
            <w:rFonts w:hint="eastAsia"/>
          </w:rPr>
          <w:t>，不是直接回放</w:t>
        </w:r>
      </w:ins>
      <w:ins w:id="172" w:author="xingyao liu" w:date="2026-01-21T10:43:00Z" w16du:dateUtc="2026-01-21T02:43:00Z">
        <w:r w:rsidR="00EB483B">
          <w:rPr>
            <w:rFonts w:hint="eastAsia"/>
          </w:rPr>
          <w:t>，关键</w:t>
        </w:r>
      </w:ins>
    </w:p>
    <w:p w14:paraId="6627075A" w14:textId="7E1D7FD0" w:rsidR="00EB483B" w:rsidRDefault="00EB483B">
      <w:pPr>
        <w:pStyle w:val="a1"/>
        <w:ind w:firstLine="480"/>
        <w:rPr>
          <w:rFonts w:hint="eastAsia"/>
        </w:rPr>
      </w:pPr>
      <w:ins w:id="173" w:author="xingyao liu" w:date="2026-01-21T10:36:00Z" w16du:dateUtc="2026-01-21T02:36:00Z">
        <w:r>
          <w:rPr>
            <w:rFonts w:hint="eastAsia"/>
          </w:rPr>
          <w:t>有点虚，怎么回溯</w:t>
        </w:r>
      </w:ins>
      <w:ins w:id="174" w:author="xingyao liu" w:date="2026-01-21T10:39:00Z" w16du:dateUtc="2026-01-21T02:39:00Z">
        <w:r>
          <w:rPr>
            <w:rFonts w:hint="eastAsia"/>
          </w:rPr>
          <w:t>。例子</w:t>
        </w:r>
      </w:ins>
    </w:p>
    <w:p w14:paraId="17DCA126" w14:textId="77777777" w:rsidR="000328F8" w:rsidRDefault="00000000">
      <w:pPr>
        <w:pStyle w:val="a1"/>
        <w:ind w:firstLine="482"/>
        <w:rPr>
          <w:b/>
          <w:bCs/>
        </w:rPr>
      </w:pPr>
      <w:r>
        <w:rPr>
          <w:rFonts w:hint="eastAsia"/>
          <w:b/>
          <w:bCs/>
        </w:rPr>
        <w:t>（</w:t>
      </w:r>
      <w:r>
        <w:rPr>
          <w:rFonts w:hint="eastAsia"/>
          <w:b/>
          <w:bCs/>
        </w:rPr>
        <w:t>3</w:t>
      </w:r>
      <w:r>
        <w:rPr>
          <w:rFonts w:hint="eastAsia"/>
          <w:b/>
          <w:bCs/>
        </w:rPr>
        <w:t>）短板</w:t>
      </w:r>
      <w:r>
        <w:rPr>
          <w:b/>
          <w:bCs/>
        </w:rPr>
        <w:t>诊断与</w:t>
      </w:r>
      <w:r>
        <w:rPr>
          <w:rFonts w:hint="eastAsia"/>
          <w:b/>
          <w:bCs/>
        </w:rPr>
        <w:t>AI</w:t>
      </w:r>
      <w:r>
        <w:rPr>
          <w:rFonts w:hint="eastAsia"/>
          <w:b/>
          <w:bCs/>
        </w:rPr>
        <w:t>助教</w:t>
      </w:r>
      <w:r>
        <w:rPr>
          <w:b/>
          <w:bCs/>
        </w:rPr>
        <w:t>补位模块</w:t>
      </w:r>
      <w:r>
        <w:rPr>
          <w:rFonts w:hint="eastAsia"/>
          <w:b/>
          <w:bCs/>
        </w:rPr>
        <w:t>：</w:t>
      </w:r>
    </w:p>
    <w:p w14:paraId="2520EF9B" w14:textId="77777777" w:rsidR="000328F8" w:rsidRDefault="00000000">
      <w:pPr>
        <w:pStyle w:val="a1"/>
        <w:ind w:firstLine="480"/>
      </w:pPr>
      <w:r>
        <w:lastRenderedPageBreak/>
        <w:t>在学习过程中，学生常常难以及时判断自己</w:t>
      </w:r>
      <w:r>
        <w:t>“</w:t>
      </w:r>
      <w:r>
        <w:t>究竟哪里没听懂</w:t>
      </w:r>
      <w:r>
        <w:t>”</w:t>
      </w:r>
      <w:r>
        <w:t>。为此，系统引入了</w:t>
      </w:r>
      <w:r>
        <w:rPr>
          <w:b/>
          <w:bCs/>
        </w:rPr>
        <w:t>助学智能体</w:t>
      </w:r>
      <w:r>
        <w:t>，对用户的知识结构进行持续分析，识别可能存在的</w:t>
      </w:r>
      <w:r>
        <w:rPr>
          <w:b/>
          <w:bCs/>
        </w:rPr>
        <w:t>理解断层或薄弱环节</w:t>
      </w:r>
      <w:r>
        <w:t>。当发现某一知识点在课堂数据中讲解不充分，或用户多次在相关内容上出现困惑时，系统会自动从公开渠道中筛选合适的</w:t>
      </w:r>
      <w:r>
        <w:rPr>
          <w:b/>
          <w:bCs/>
        </w:rPr>
        <w:t>补充资源</w:t>
      </w:r>
      <w:r>
        <w:t>，如讲解清晰的视频片段或权威定义内容，并以补充说明的形式推送给用户。这一机制并非简单的信息推荐，而是针对具体认知缺口进行定向补位，帮助用户把</w:t>
      </w:r>
      <w:r>
        <w:t>“</w:t>
      </w:r>
      <w:r>
        <w:t>没听懂的地方</w:t>
      </w:r>
      <w:r>
        <w:t>”</w:t>
      </w:r>
      <w:r>
        <w:t>真正补齐。</w:t>
      </w:r>
    </w:p>
    <w:p w14:paraId="0F221AED" w14:textId="77777777" w:rsidR="000328F8" w:rsidRDefault="00000000">
      <w:pPr>
        <w:pStyle w:val="a1"/>
        <w:ind w:firstLine="482"/>
        <w:rPr>
          <w:b/>
          <w:bCs/>
        </w:rPr>
      </w:pPr>
      <w:r>
        <w:rPr>
          <w:rFonts w:hint="eastAsia"/>
          <w:b/>
          <w:bCs/>
        </w:rPr>
        <w:t>（</w:t>
      </w:r>
      <w:r>
        <w:rPr>
          <w:rFonts w:hint="eastAsia"/>
          <w:b/>
          <w:bCs/>
        </w:rPr>
        <w:t>4</w:t>
      </w:r>
      <w:r>
        <w:rPr>
          <w:rFonts w:hint="eastAsia"/>
          <w:b/>
          <w:bCs/>
        </w:rPr>
        <w:t>）</w:t>
      </w:r>
      <w:r>
        <w:rPr>
          <w:b/>
          <w:bCs/>
        </w:rPr>
        <w:t>闭环</w:t>
      </w:r>
      <w:r>
        <w:rPr>
          <w:rFonts w:hint="eastAsia"/>
          <w:b/>
          <w:bCs/>
        </w:rPr>
        <w:t>总结</w:t>
      </w:r>
      <w:r>
        <w:rPr>
          <w:b/>
          <w:bCs/>
        </w:rPr>
        <w:t>与演练模块</w:t>
      </w:r>
      <w:r>
        <w:rPr>
          <w:rFonts w:hint="eastAsia"/>
          <w:b/>
          <w:bCs/>
        </w:rPr>
        <w:t>：</w:t>
      </w:r>
    </w:p>
    <w:p w14:paraId="59578685" w14:textId="011AB4CB" w:rsidR="000328F8" w:rsidRDefault="00000000">
      <w:pPr>
        <w:pStyle w:val="a1"/>
        <w:ind w:firstLine="480"/>
        <w:rPr>
          <w:rFonts w:hint="eastAsia"/>
        </w:rPr>
      </w:pPr>
      <w:r>
        <w:t>为了避免复习过程停留在</w:t>
      </w:r>
      <w:r>
        <w:t>“</w:t>
      </w:r>
      <w:r>
        <w:t>感觉学会了</w:t>
      </w:r>
      <w:r>
        <w:t>”</w:t>
      </w:r>
      <w:r>
        <w:t>，系统设计了与知识图谱紧密联动的测评与演练机制。系统会结合课堂</w:t>
      </w:r>
      <w:r>
        <w:rPr>
          <w:b/>
          <w:bCs/>
        </w:rPr>
        <w:t>强调内容与考试规律</w:t>
      </w:r>
      <w:r>
        <w:t>，标注</w:t>
      </w:r>
      <w:r>
        <w:rPr>
          <w:b/>
          <w:bCs/>
        </w:rPr>
        <w:t>重点与高频考点</w:t>
      </w:r>
      <w:r>
        <w:t>，并据此生成</w:t>
      </w:r>
      <w:r>
        <w:rPr>
          <w:rFonts w:hint="eastAsia"/>
        </w:rPr>
        <w:t>核心概念解释、易混点等</w:t>
      </w:r>
      <w:r>
        <w:t>针对性的</w:t>
      </w:r>
      <w:r>
        <w:rPr>
          <w:rFonts w:hint="eastAsia"/>
          <w:b/>
          <w:bCs/>
        </w:rPr>
        <w:t>重点知识文档</w:t>
      </w:r>
      <w:r>
        <w:rPr>
          <w:rFonts w:hint="eastAsia"/>
        </w:rPr>
        <w:t>。此外，系统可以智能组卷以检验用户复习成果，具体包括某章节</w:t>
      </w:r>
      <w:r>
        <w:rPr>
          <w:rFonts w:hint="eastAsia"/>
          <w:b/>
          <w:bCs/>
        </w:rPr>
        <w:t>专项练习及全真模拟</w:t>
      </w:r>
      <w:r>
        <w:t>。用户在练习中产生的错题，不再只是简单记录，而是可以直接</w:t>
      </w:r>
      <w:r>
        <w:rPr>
          <w:b/>
          <w:bCs/>
        </w:rPr>
        <w:t>回溯</w:t>
      </w:r>
      <w:r>
        <w:t>到对应的课堂讲解或相关知识节点，帮助用户从源头修正理解偏差。通过</w:t>
      </w:r>
      <w:r>
        <w:t>“</w:t>
      </w:r>
      <w:r>
        <w:t>练习</w:t>
      </w:r>
      <w:r>
        <w:rPr>
          <w:rFonts w:hint="eastAsia"/>
        </w:rPr>
        <w:t>-</w:t>
      </w:r>
      <w:r>
        <w:t>反馈</w:t>
      </w:r>
      <w:r>
        <w:rPr>
          <w:rFonts w:hint="eastAsia"/>
        </w:rPr>
        <w:t>-</w:t>
      </w:r>
      <w:r>
        <w:t>回溯</w:t>
      </w:r>
      <w:r>
        <w:rPr>
          <w:rFonts w:hint="eastAsia"/>
        </w:rPr>
        <w:t>-</w:t>
      </w:r>
      <w:r>
        <w:t>修正</w:t>
      </w:r>
      <w:r>
        <w:t>”</w:t>
      </w:r>
      <w:r>
        <w:t>的循环，减少重复性、低效率的刷题行为。</w:t>
      </w:r>
      <w:ins w:id="175" w:author="xingyao liu" w:date="2026-01-21T10:44:00Z" w16du:dateUtc="2026-01-21T02:44:00Z">
        <w:r w:rsidR="00003398">
          <w:rPr>
            <w:rFonts w:hint="eastAsia"/>
          </w:rPr>
          <w:t>落地，可以打印</w:t>
        </w:r>
      </w:ins>
    </w:p>
    <w:p w14:paraId="72851DC4" w14:textId="77777777" w:rsidR="000328F8" w:rsidRDefault="00000000">
      <w:pPr>
        <w:pStyle w:val="a1"/>
        <w:ind w:firstLine="482"/>
      </w:pPr>
      <w:r>
        <w:rPr>
          <w:rFonts w:hint="eastAsia"/>
          <w:b/>
          <w:bCs/>
        </w:rPr>
        <w:t>（</w:t>
      </w:r>
      <w:r>
        <w:rPr>
          <w:rFonts w:hint="eastAsia"/>
          <w:b/>
          <w:bCs/>
        </w:rPr>
        <w:t>5</w:t>
      </w:r>
      <w:r>
        <w:rPr>
          <w:rFonts w:hint="eastAsia"/>
          <w:b/>
          <w:bCs/>
        </w:rPr>
        <w:t>）</w:t>
      </w:r>
      <w:r>
        <w:rPr>
          <w:b/>
          <w:bCs/>
        </w:rPr>
        <w:t>智能备考规划模块</w:t>
      </w:r>
      <w:r>
        <w:rPr>
          <w:rFonts w:hint="eastAsia"/>
          <w:b/>
          <w:bCs/>
        </w:rPr>
        <w:t>：</w:t>
      </w:r>
    </w:p>
    <w:p w14:paraId="69830F51" w14:textId="61996C60" w:rsidR="000328F8" w:rsidRDefault="00000000">
      <w:pPr>
        <w:pStyle w:val="a1"/>
        <w:ind w:firstLine="480"/>
        <w:rPr>
          <w:rFonts w:hint="eastAsia"/>
        </w:rPr>
      </w:pPr>
      <w:r>
        <w:t>在</w:t>
      </w:r>
      <w:r>
        <w:rPr>
          <w:b/>
          <w:bCs/>
        </w:rPr>
        <w:t>多课程、多考试并行</w:t>
      </w:r>
      <w:r>
        <w:t>的情况下，合理安排复习节奏往往比单纯努力更为重要。本模块基于用户的考试时间、目标要求与当前掌握情况，生成</w:t>
      </w:r>
      <w:r>
        <w:rPr>
          <w:b/>
          <w:bCs/>
        </w:rPr>
        <w:t>动态的复习计划</w:t>
      </w:r>
      <w:r>
        <w:t>，并将长期目标拆解为</w:t>
      </w:r>
      <w:r>
        <w:rPr>
          <w:b/>
          <w:bCs/>
        </w:rPr>
        <w:t>可执行的每日任务</w:t>
      </w:r>
      <w:r>
        <w:t>。随着学习进度的推进，系统会根据完成情况与效果变化，</w:t>
      </w:r>
      <w:r>
        <w:rPr>
          <w:b/>
          <w:bCs/>
        </w:rPr>
        <w:t>自动调整</w:t>
      </w:r>
      <w:r>
        <w:t>后续安排，帮助用户在有限时间内更有针对性地投入精力，避免无序复习和时间浪费。</w:t>
      </w:r>
      <w:ins w:id="176" w:author="xingyao liu" w:date="2026-01-21T10:44:00Z" w16du:dateUtc="2026-01-21T02:44:00Z">
        <w:r w:rsidR="00003398">
          <w:rPr>
            <w:rFonts w:hint="eastAsia"/>
          </w:rPr>
          <w:t>可以同时复习</w:t>
        </w:r>
        <w:r w:rsidR="00003398">
          <w:rPr>
            <w:rFonts w:hint="eastAsia"/>
          </w:rPr>
          <w:t>10</w:t>
        </w:r>
        <w:r w:rsidR="00003398">
          <w:rPr>
            <w:rFonts w:hint="eastAsia"/>
          </w:rPr>
          <w:t>门课（要有</w:t>
        </w:r>
      </w:ins>
      <w:ins w:id="177" w:author="xingyao liu" w:date="2026-01-21T10:45:00Z" w16du:dateUtc="2026-01-21T02:45:00Z">
        <w:r w:rsidR="00003398">
          <w:rPr>
            <w:rFonts w:hint="eastAsia"/>
          </w:rPr>
          <w:t>数字</w:t>
        </w:r>
      </w:ins>
      <w:ins w:id="178" w:author="xingyao liu" w:date="2026-01-21T10:44:00Z" w16du:dateUtc="2026-01-21T02:44:00Z">
        <w:r w:rsidR="00003398">
          <w:rPr>
            <w:rFonts w:hint="eastAsia"/>
          </w:rPr>
          <w:t>）</w:t>
        </w:r>
      </w:ins>
    </w:p>
    <w:p w14:paraId="3EBFF5BE" w14:textId="77777777" w:rsidR="000328F8" w:rsidRDefault="00000000">
      <w:pPr>
        <w:pStyle w:val="3"/>
        <w:ind w:left="862" w:hanging="720"/>
      </w:pPr>
      <w:bookmarkStart w:id="179" w:name="_Toc21356"/>
      <w:r>
        <w:t>数据集与数据来源说明</w:t>
      </w:r>
      <w:bookmarkEnd w:id="179"/>
    </w:p>
    <w:p w14:paraId="04D58B2A" w14:textId="3CCAE049" w:rsidR="000328F8" w:rsidRDefault="00000000">
      <w:pPr>
        <w:pStyle w:val="a1"/>
        <w:ind w:firstLine="480"/>
      </w:pPr>
      <w:r>
        <w:t>为支撑上述功能的稳定运行与个性化效果，本项目构建了由</w:t>
      </w:r>
      <w:r>
        <w:rPr>
          <w:b/>
          <w:bCs/>
        </w:rPr>
        <w:t>用户学习数据、公域教育资源与通用训练数据</w:t>
      </w:r>
      <w:r>
        <w:t>共同组成的数据体系，不同类型的数据在系统中承担着不同角色。</w:t>
      </w:r>
      <w:ins w:id="180" w:author="xingyao liu" w:date="2026-01-21T10:45:00Z" w16du:dateUtc="2026-01-21T02:45:00Z">
        <w:r w:rsidR="00003398">
          <w:rPr>
            <w:rFonts w:hint="eastAsia"/>
          </w:rPr>
          <w:t>图</w:t>
        </w:r>
      </w:ins>
    </w:p>
    <w:p w14:paraId="711C7E6A" w14:textId="77777777" w:rsidR="000328F8" w:rsidRDefault="00000000">
      <w:pPr>
        <w:pStyle w:val="a1"/>
        <w:ind w:firstLine="482"/>
        <w:rPr>
          <w:b/>
          <w:bCs/>
        </w:rPr>
      </w:pPr>
      <w:r>
        <w:rPr>
          <w:rFonts w:hint="eastAsia"/>
          <w:b/>
          <w:bCs/>
        </w:rPr>
        <w:t>（</w:t>
      </w:r>
      <w:r>
        <w:rPr>
          <w:rFonts w:hint="eastAsia"/>
          <w:b/>
          <w:bCs/>
        </w:rPr>
        <w:t>1</w:t>
      </w:r>
      <w:r>
        <w:rPr>
          <w:rFonts w:hint="eastAsia"/>
          <w:b/>
          <w:bCs/>
        </w:rPr>
        <w:t>）</w:t>
      </w:r>
      <w:r>
        <w:rPr>
          <w:b/>
          <w:bCs/>
        </w:rPr>
        <w:t>用户</w:t>
      </w:r>
      <w:proofErr w:type="gramStart"/>
      <w:r>
        <w:rPr>
          <w:b/>
          <w:bCs/>
        </w:rPr>
        <w:t>私域学习</w:t>
      </w:r>
      <w:proofErr w:type="gramEnd"/>
      <w:r>
        <w:rPr>
          <w:b/>
          <w:bCs/>
        </w:rPr>
        <w:t>数据</w:t>
      </w:r>
      <w:r>
        <w:rPr>
          <w:rFonts w:hint="eastAsia"/>
          <w:b/>
          <w:bCs/>
        </w:rPr>
        <w:t>：</w:t>
      </w:r>
    </w:p>
    <w:p w14:paraId="4DF39E72" w14:textId="77777777" w:rsidR="000328F8" w:rsidRDefault="00000000">
      <w:pPr>
        <w:pStyle w:val="a1"/>
        <w:ind w:firstLine="480"/>
      </w:pPr>
      <w:r>
        <w:t>这是系统中最核心、也是最具价值的数据来源，主要来自</w:t>
      </w:r>
      <w:r>
        <w:rPr>
          <w:b/>
          <w:bCs/>
        </w:rPr>
        <w:t>用户在真实学习过程中的记录与交互</w:t>
      </w:r>
      <w:r>
        <w:t>，包括课堂录音、拍摄的板书与课件图片、手写笔记轨迹以及自动生成的语音转写文本等。这类数据高度贴合个人学习习惯，仅用于该用户的知识结构构建与个性化分析。系统对相关数据进行</w:t>
      </w:r>
      <w:r>
        <w:rPr>
          <w:b/>
          <w:bCs/>
        </w:rPr>
        <w:t>加密存储与权限隔离</w:t>
      </w:r>
      <w:r>
        <w:t>，确保其只服务于个人复习与备考过程。</w:t>
      </w:r>
    </w:p>
    <w:p w14:paraId="79D2B93E" w14:textId="77777777" w:rsidR="000328F8" w:rsidRDefault="00000000">
      <w:pPr>
        <w:pStyle w:val="a1"/>
        <w:ind w:firstLine="482"/>
        <w:rPr>
          <w:b/>
          <w:bCs/>
        </w:rPr>
      </w:pPr>
      <w:r>
        <w:rPr>
          <w:rFonts w:hint="eastAsia"/>
          <w:b/>
          <w:bCs/>
        </w:rPr>
        <w:t>（</w:t>
      </w:r>
      <w:r>
        <w:rPr>
          <w:rFonts w:hint="eastAsia"/>
          <w:b/>
          <w:bCs/>
        </w:rPr>
        <w:t>2</w:t>
      </w:r>
      <w:r>
        <w:rPr>
          <w:rFonts w:hint="eastAsia"/>
          <w:b/>
          <w:bCs/>
        </w:rPr>
        <w:t>）</w:t>
      </w:r>
      <w:r>
        <w:rPr>
          <w:b/>
          <w:bCs/>
        </w:rPr>
        <w:t>公域众源教育数据</w:t>
      </w:r>
      <w:r>
        <w:rPr>
          <w:rFonts w:hint="eastAsia"/>
          <w:b/>
          <w:bCs/>
        </w:rPr>
        <w:t>：</w:t>
      </w:r>
    </w:p>
    <w:p w14:paraId="03C6EE92" w14:textId="77777777" w:rsidR="000328F8" w:rsidRDefault="00000000">
      <w:pPr>
        <w:pStyle w:val="a1"/>
        <w:ind w:firstLine="480"/>
      </w:pPr>
      <w:r>
        <w:t>该部分数据主要用于弥补课堂内容不足或用户理解困难的情况，</w:t>
      </w:r>
      <w:r>
        <w:rPr>
          <w:b/>
          <w:bCs/>
        </w:rPr>
        <w:t>来源于互联网上公开的优质教育资源</w:t>
      </w:r>
      <w:r>
        <w:t>，如课程视频、知识性词条以及历年考试真题等。系统</w:t>
      </w:r>
      <w:r>
        <w:lastRenderedPageBreak/>
        <w:t>会通过合规方式对相关内容进行检索与筛选，在必要时作为辅助材料推送给用户，帮助其从不同角度理解同一知识点，实现课堂学习与外部资源的有效结合。</w:t>
      </w:r>
    </w:p>
    <w:p w14:paraId="62A250F8" w14:textId="77777777" w:rsidR="000328F8" w:rsidRDefault="00000000">
      <w:pPr>
        <w:pStyle w:val="a1"/>
        <w:ind w:firstLine="482"/>
        <w:rPr>
          <w:b/>
          <w:bCs/>
        </w:rPr>
      </w:pPr>
      <w:r>
        <w:rPr>
          <w:rFonts w:hint="eastAsia"/>
          <w:b/>
          <w:bCs/>
        </w:rPr>
        <w:t>（</w:t>
      </w:r>
      <w:r>
        <w:rPr>
          <w:rFonts w:hint="eastAsia"/>
          <w:b/>
          <w:bCs/>
        </w:rPr>
        <w:t>3</w:t>
      </w:r>
      <w:r>
        <w:rPr>
          <w:rFonts w:hint="eastAsia"/>
          <w:b/>
          <w:bCs/>
        </w:rPr>
        <w:t>）</w:t>
      </w:r>
      <w:r>
        <w:rPr>
          <w:b/>
          <w:bCs/>
        </w:rPr>
        <w:t>模型训练与基础验证数据</w:t>
      </w:r>
      <w:r>
        <w:rPr>
          <w:rFonts w:hint="eastAsia"/>
          <w:b/>
          <w:bCs/>
        </w:rPr>
        <w:t>：</w:t>
      </w:r>
    </w:p>
    <w:p w14:paraId="37061B7B" w14:textId="77777777" w:rsidR="000328F8" w:rsidRDefault="00000000">
      <w:pPr>
        <w:pStyle w:val="a1"/>
        <w:ind w:firstLine="480"/>
      </w:pPr>
      <w:r>
        <w:t>在系统研发阶段，为提升基础识别与理解能力，项目使用了</w:t>
      </w:r>
      <w:r>
        <w:rPr>
          <w:b/>
          <w:bCs/>
        </w:rPr>
        <w:t>学术界公开的数据集</w:t>
      </w:r>
      <w:r>
        <w:t>对相关模型进行</w:t>
      </w:r>
      <w:r>
        <w:rPr>
          <w:b/>
          <w:bCs/>
        </w:rPr>
        <w:t>预训练与调优</w:t>
      </w:r>
      <w:r>
        <w:t>，包括语</w:t>
      </w:r>
      <w:r>
        <w:rPr>
          <w:b/>
          <w:bCs/>
        </w:rPr>
        <w:t>音识别、文档理解与知识抽取等</w:t>
      </w:r>
      <w:r>
        <w:t>任务。这些数据主要用于算法能力的初步构建，确保系统在早期即可具备稳定的感知与分析水平，为后续的个性化服务打下基础。</w:t>
      </w:r>
    </w:p>
    <w:p w14:paraId="0F9E71F2" w14:textId="7CFFB784" w:rsidR="000328F8" w:rsidRDefault="00000000">
      <w:pPr>
        <w:pStyle w:val="2"/>
      </w:pPr>
      <w:bookmarkStart w:id="181" w:name="_Toc21345"/>
      <w:r>
        <w:rPr>
          <w:rFonts w:hint="eastAsia"/>
        </w:rPr>
        <w:t>创新点</w:t>
      </w:r>
      <w:bookmarkEnd w:id="181"/>
      <w:ins w:id="182" w:author="xingyao liu" w:date="2026-01-21T10:47:00Z" w16du:dateUtc="2026-01-21T02:47:00Z">
        <w:r w:rsidR="00003398">
          <w:rPr>
            <w:rFonts w:hint="eastAsia"/>
          </w:rPr>
          <w:t xml:space="preserve"> </w:t>
        </w:r>
        <w:r w:rsidR="00003398">
          <w:rPr>
            <w:rFonts w:hint="eastAsia"/>
          </w:rPr>
          <w:t>新，</w:t>
        </w:r>
      </w:ins>
      <w:ins w:id="183" w:author="xingyao liu" w:date="2026-01-21T10:49:00Z" w16du:dateUtc="2026-01-21T02:49:00Z">
        <w:r w:rsidR="00003398">
          <w:rPr>
            <w:rFonts w:hint="eastAsia"/>
          </w:rPr>
          <w:t>高，不要那么多</w:t>
        </w:r>
      </w:ins>
    </w:p>
    <w:p w14:paraId="0DAAC976" w14:textId="77777777" w:rsidR="000328F8" w:rsidRDefault="00000000">
      <w:pPr>
        <w:pStyle w:val="3"/>
      </w:pPr>
      <w:bookmarkStart w:id="184" w:name="_Toc5318"/>
      <w:r>
        <w:rPr>
          <w:rFonts w:hint="eastAsia"/>
        </w:rPr>
        <w:t>技术创新点</w:t>
      </w:r>
      <w:bookmarkEnd w:id="184"/>
    </w:p>
    <w:p w14:paraId="7E7BDF80" w14:textId="1518F0ED" w:rsidR="00814888" w:rsidRPr="00814888" w:rsidRDefault="00814888" w:rsidP="00814888">
      <w:pPr>
        <w:pStyle w:val="a1"/>
        <w:ind w:firstLine="482"/>
        <w:rPr>
          <w:b/>
          <w:bCs/>
        </w:rPr>
      </w:pPr>
      <w:r w:rsidRPr="00814888">
        <w:rPr>
          <w:rFonts w:hint="eastAsia"/>
          <w:b/>
          <w:bCs/>
        </w:rPr>
        <w:t>（</w:t>
      </w:r>
      <w:r w:rsidRPr="00814888">
        <w:rPr>
          <w:rFonts w:hint="eastAsia"/>
          <w:b/>
          <w:bCs/>
        </w:rPr>
        <w:t>1</w:t>
      </w:r>
      <w:r w:rsidRPr="00814888">
        <w:rPr>
          <w:rFonts w:hint="eastAsia"/>
          <w:b/>
          <w:bCs/>
        </w:rPr>
        <w:t>）</w:t>
      </w:r>
      <w:r w:rsidRPr="00814888">
        <w:rPr>
          <w:rFonts w:hint="eastAsia"/>
          <w:b/>
          <w:bCs/>
        </w:rPr>
        <w:t>多模态学习数据的知识单元</w:t>
      </w:r>
      <w:proofErr w:type="gramStart"/>
      <w:r w:rsidRPr="00814888">
        <w:rPr>
          <w:rFonts w:hint="eastAsia"/>
          <w:b/>
          <w:bCs/>
        </w:rPr>
        <w:t>级统一</w:t>
      </w:r>
      <w:proofErr w:type="gramEnd"/>
      <w:r w:rsidRPr="00814888">
        <w:rPr>
          <w:rFonts w:hint="eastAsia"/>
          <w:b/>
          <w:bCs/>
        </w:rPr>
        <w:t>语义建模技术</w:t>
      </w:r>
    </w:p>
    <w:p w14:paraId="2E0EAD4E" w14:textId="77777777" w:rsidR="00814888" w:rsidRPr="00814888" w:rsidRDefault="00814888" w:rsidP="00814888">
      <w:pPr>
        <w:pStyle w:val="a1"/>
        <w:ind w:firstLine="480"/>
      </w:pPr>
      <w:r w:rsidRPr="00814888">
        <w:t>在传统教育信息化系统中，多模态学习数据通常沿着相互独立的技术路径进行处理。课堂语音被单独送入语音识别模块转写为文本，板书或课件图像通过</w:t>
      </w:r>
      <w:r w:rsidRPr="00814888">
        <w:t xml:space="preserve"> OCR </w:t>
      </w:r>
      <w:r w:rsidRPr="00814888">
        <w:t>或版面分析提取文字信息，教材或笔记文本则以原始文档形式存储。各类数据在底层处理阶段彼此隔离，仅在应用或展示层进行简单拼接，例如在同一页面中同时展示文字、图片和音频回放。这种处理方式本质上仍以</w:t>
      </w:r>
      <w:r w:rsidRPr="00814888">
        <w:t>“</w:t>
      </w:r>
      <w:r w:rsidRPr="00814888">
        <w:t>数据类型</w:t>
      </w:r>
      <w:r w:rsidRPr="00814888">
        <w:t>”</w:t>
      </w:r>
      <w:r w:rsidRPr="00814888">
        <w:t>为中心，缺乏统一的语义抽象，不同模态之间并未在技术层面建立稳定的对应关系。</w:t>
      </w:r>
    </w:p>
    <w:p w14:paraId="041B5252" w14:textId="77777777" w:rsidR="00814888" w:rsidRPr="00814888" w:rsidRDefault="00814888" w:rsidP="00814888">
      <w:pPr>
        <w:pStyle w:val="a1"/>
        <w:ind w:firstLine="480"/>
      </w:pPr>
      <w:r w:rsidRPr="00814888">
        <w:t>由于缺乏统一的语义建模框架，传统系统在知识层面存在明显不足。首先，不同模态产生的信息难以精确对齐，语音中提到的概念、图像中的公式或图表、以及文本中的定义之间往往只能依赖时间戳或章节顺序进行弱关联，无法形成明确的知识指向关系。其次，多模态结果缺乏结构约束，系统难以判断哪些内容属于同一知识点、哪些内容构成前后推导关系，导致后续分析只能停留在文本检索或关键词匹配层面。尤其在复习阶段，学生面对的是分散在音频、图片和文字中的碎片信息，系统无法围绕某一具体知识点整合其完整的学习证据，严重制约了高效回溯和深度理解。</w:t>
      </w:r>
    </w:p>
    <w:p w14:paraId="2731C41F" w14:textId="77777777" w:rsidR="00814888" w:rsidRPr="00814888" w:rsidRDefault="00814888" w:rsidP="00814888">
      <w:pPr>
        <w:pStyle w:val="a1"/>
        <w:ind w:firstLine="480"/>
      </w:pPr>
      <w:r w:rsidRPr="00814888">
        <w:t>针对上述问题，本项目在技术上引入了</w:t>
      </w:r>
      <w:r w:rsidRPr="00814888">
        <w:rPr>
          <w:b/>
          <w:bCs/>
        </w:rPr>
        <w:t>以知识单元为核心的统一语义建模方法</w:t>
      </w:r>
      <w:r w:rsidRPr="00814888">
        <w:t>，将知识而</w:t>
      </w:r>
      <w:proofErr w:type="gramStart"/>
      <w:r w:rsidRPr="00814888">
        <w:t>非数据</w:t>
      </w:r>
      <w:proofErr w:type="gramEnd"/>
      <w:r w:rsidRPr="00814888">
        <w:t>模态作为系统建模的基本对象。项目首先通过语义理解与结构分析，从语音转写文本、图像版面与文本内容中识别出概念、定义、公式、推论等基础知识要素，并将其归一化映射到统一的知识单元表示空间中。不同模态所提供的信息不再作为孤立结果存在，而是作为同一知识单元的多源证据被聚合与管理，从而在底层技术层面实现语义对齐。</w:t>
      </w:r>
    </w:p>
    <w:p w14:paraId="3B3D92CF" w14:textId="77777777" w:rsidR="00814888" w:rsidRPr="00814888" w:rsidRDefault="00814888" w:rsidP="00814888">
      <w:pPr>
        <w:pStyle w:val="a1"/>
        <w:ind w:firstLine="480"/>
      </w:pPr>
      <w:r w:rsidRPr="00814888">
        <w:t>在此基础上，系统通过引入结构约束机制，明确知识单元之间的逻辑关系，使多模态信息能够在知识图谱中形成稳定、可计算的结构表达。语音中的讲解、</w:t>
      </w:r>
      <w:r w:rsidRPr="00814888">
        <w:lastRenderedPageBreak/>
        <w:t>图像中的板书推导过程以及文本中的规范表述，被统一绑定到对应的知识节点及其上下游关系中，使每一个知识单元都具备清晰的语义边界和</w:t>
      </w:r>
      <w:proofErr w:type="gramStart"/>
      <w:r w:rsidRPr="00814888">
        <w:t>可</w:t>
      </w:r>
      <w:proofErr w:type="gramEnd"/>
      <w:r w:rsidRPr="00814888">
        <w:t>追溯的信息来源。这种建模方式不仅实现了多模态数据的深度融合，也为后续的复习回溯、知识关联分析和学习策略生成提供了可靠的技术基础，使系统能够真正围绕</w:t>
      </w:r>
      <w:r w:rsidRPr="00814888">
        <w:t>“</w:t>
      </w:r>
      <w:r w:rsidRPr="00814888">
        <w:t>知识点</w:t>
      </w:r>
      <w:r w:rsidRPr="00814888">
        <w:t>”</w:t>
      </w:r>
      <w:r w:rsidRPr="00814888">
        <w:t>而非</w:t>
      </w:r>
      <w:r w:rsidRPr="00814888">
        <w:t>“</w:t>
      </w:r>
      <w:r w:rsidRPr="00814888">
        <w:t>素材形式</w:t>
      </w:r>
      <w:r w:rsidRPr="00814888">
        <w:t>”</w:t>
      </w:r>
      <w:r w:rsidRPr="00814888">
        <w:t>组织与利用学习数据。</w:t>
      </w:r>
    </w:p>
    <w:p w14:paraId="2DF13FF0" w14:textId="5B8829B7" w:rsidR="00814888" w:rsidRPr="00814888" w:rsidDel="00003398" w:rsidRDefault="00814888" w:rsidP="00814888">
      <w:pPr>
        <w:pStyle w:val="a1"/>
        <w:ind w:firstLine="482"/>
        <w:rPr>
          <w:del w:id="185" w:author="xingyao liu" w:date="2026-01-21T10:51:00Z" w16du:dateUtc="2026-01-21T02:51:00Z"/>
          <w:b/>
          <w:bCs/>
        </w:rPr>
      </w:pPr>
      <w:del w:id="186" w:author="xingyao liu" w:date="2026-01-21T10:51:00Z" w16du:dateUtc="2026-01-21T02:51:00Z">
        <w:r w:rsidRPr="00814888" w:rsidDel="00003398">
          <w:rPr>
            <w:rFonts w:hint="eastAsia"/>
            <w:b/>
            <w:bCs/>
          </w:rPr>
          <w:delText>（</w:delText>
        </w:r>
        <w:r w:rsidRPr="00814888" w:rsidDel="00003398">
          <w:rPr>
            <w:rFonts w:hint="eastAsia"/>
            <w:b/>
            <w:bCs/>
          </w:rPr>
          <w:delText>2</w:delText>
        </w:r>
        <w:r w:rsidRPr="00814888" w:rsidDel="00003398">
          <w:rPr>
            <w:rFonts w:hint="eastAsia"/>
            <w:b/>
            <w:bCs/>
          </w:rPr>
          <w:delText>）</w:delText>
        </w:r>
        <w:r w:rsidRPr="00814888" w:rsidDel="00003398">
          <w:rPr>
            <w:b/>
            <w:bCs/>
          </w:rPr>
          <w:delText>面向持续复习的动态知识图谱增量构建与状态更新机制</w:delText>
        </w:r>
      </w:del>
    </w:p>
    <w:p w14:paraId="42513FFA" w14:textId="77777777" w:rsidR="00814888" w:rsidRDefault="00814888" w:rsidP="00814888">
      <w:pPr>
        <w:pStyle w:val="a1"/>
        <w:ind w:firstLine="480"/>
        <w:rPr>
          <w:rFonts w:hint="eastAsia"/>
        </w:rPr>
      </w:pPr>
      <w:r>
        <w:rPr>
          <w:rFonts w:hint="eastAsia"/>
        </w:rPr>
        <w:t>在传统知识图谱相关系统中，图谱的构建方式多以离线处理和批量生成作为主要技术路线。系统通常基于教材、课程大纲或预先整理的文本数据，一次性完成实体抽取、关系识别与图谱构建，生成后的知识结构被视为相对稳定的“静态成果”。在实际应用中，图谱的更新往往依赖人工维护或周期性重建，不仅成本高、周期长，也难以与真实的学习过程保持同步。这类图谱更适合作为知识检索或内容组织的基础设施，而</w:t>
      </w:r>
      <w:proofErr w:type="gramStart"/>
      <w:r>
        <w:rPr>
          <w:rFonts w:hint="eastAsia"/>
        </w:rPr>
        <w:t>非服务</w:t>
      </w:r>
      <w:proofErr w:type="gramEnd"/>
      <w:r>
        <w:rPr>
          <w:rFonts w:hint="eastAsia"/>
        </w:rPr>
        <w:t>于长期、动态的学习与复习过程。</w:t>
      </w:r>
    </w:p>
    <w:p w14:paraId="7FFA0A53" w14:textId="77777777" w:rsidR="00814888" w:rsidRDefault="00814888" w:rsidP="00814888">
      <w:pPr>
        <w:pStyle w:val="a1"/>
        <w:ind w:firstLine="480"/>
        <w:rPr>
          <w:rFonts w:hint="eastAsia"/>
        </w:rPr>
      </w:pPr>
      <w:r>
        <w:rPr>
          <w:rFonts w:hint="eastAsia"/>
        </w:rPr>
        <w:t>这种静态构建范式在复习场景下暴露出明显局限。一方面，知识图谱无法反映学习过程中的进度变化，同一知识点在不同时间、不同阶段的掌握程度无法在结构层面体现；另一方面，系统难以区分哪些知识节点已经被反复复习、哪些仍处于薄弱状态，复习阶段只能基于固定结构进行查询或推荐，缺乏对“当前学到哪里、哪里最需要再看一遍”的动态感知能力。随着学习内容不断累积，图谱与真实学习状态之间的偏差会持续放大，使其逐渐失去对复习决策的指导价值。</w:t>
      </w:r>
    </w:p>
    <w:p w14:paraId="4563F687" w14:textId="77777777" w:rsidR="00814888" w:rsidRDefault="00814888" w:rsidP="00814888">
      <w:pPr>
        <w:pStyle w:val="a1"/>
        <w:ind w:firstLine="480"/>
        <w:rPr>
          <w:rFonts w:hint="eastAsia"/>
        </w:rPr>
      </w:pPr>
      <w:r>
        <w:rPr>
          <w:rFonts w:hint="eastAsia"/>
        </w:rPr>
        <w:t>针对上述问题，本项目在技术上提出了</w:t>
      </w:r>
      <w:del w:id="187" w:author="xingyao liu" w:date="2026-01-21T10:50:00Z" w16du:dateUtc="2026-01-21T02:50:00Z">
        <w:r w:rsidDel="00003398">
          <w:rPr>
            <w:rFonts w:hint="eastAsia"/>
          </w:rPr>
          <w:delText>**</w:delText>
        </w:r>
      </w:del>
      <w:r w:rsidRPr="00003398">
        <w:rPr>
          <w:rFonts w:hint="eastAsia"/>
          <w:b/>
          <w:bCs/>
          <w:rPrChange w:id="188" w:author="xingyao liu" w:date="2026-01-21T10:50:00Z" w16du:dateUtc="2026-01-21T02:50:00Z">
            <w:rPr>
              <w:rFonts w:hint="eastAsia"/>
            </w:rPr>
          </w:rPrChange>
        </w:rPr>
        <w:t>面向持续复习的动态知识图谱增量构建与状态更新机制</w:t>
      </w:r>
      <w:del w:id="189" w:author="xingyao liu" w:date="2026-01-21T10:50:00Z" w16du:dateUtc="2026-01-21T02:50:00Z">
        <w:r w:rsidDel="00003398">
          <w:rPr>
            <w:rFonts w:hint="eastAsia"/>
          </w:rPr>
          <w:delText>**</w:delText>
        </w:r>
      </w:del>
      <w:r>
        <w:rPr>
          <w:rFonts w:hint="eastAsia"/>
        </w:rPr>
        <w:t>，将知识图谱从一次性生成的静态结构，转变为伴随学习过程不断演化的动态知识模型。项目不再将图谱构建视为独立阶段，而是将学习与复习行为本身作为触发条件，在新知识出现、旧知识被复习或反复使用时，对图谱结构进行增量式更新。新抽取的知识单元能够即时接入已有图谱，与原有节点建立逻辑关系，而无需整体重构，从而保证知识结构</w:t>
      </w:r>
      <w:proofErr w:type="gramStart"/>
      <w:r>
        <w:rPr>
          <w:rFonts w:hint="eastAsia"/>
        </w:rPr>
        <w:t>随学习</w:t>
      </w:r>
      <w:proofErr w:type="gramEnd"/>
      <w:r>
        <w:rPr>
          <w:rFonts w:hint="eastAsia"/>
        </w:rPr>
        <w:t>进度自然生长。</w:t>
      </w:r>
    </w:p>
    <w:p w14:paraId="146AF5E3" w14:textId="32F7263F" w:rsidR="00814888" w:rsidRDefault="00814888" w:rsidP="00814888">
      <w:pPr>
        <w:pStyle w:val="a1"/>
        <w:ind w:firstLine="480"/>
      </w:pPr>
      <w:r>
        <w:rPr>
          <w:rFonts w:hint="eastAsia"/>
        </w:rPr>
        <w:t>在此基础上，系统进一步在图谱层面引入知识状态建模机制，为每个知识单元维护其当前掌握状态与关联强度等动态属性。这些状态会随着用户的复习、做题与回溯行为持续更新，使知识图谱不仅描述“知识之间如何关联”，同时刻画“用户对这些知识掌握到什么程度”。通过这种方式，知识图谱从单纯的结构载体升级为反映学习过程的动态模型，为后续的复习路径生成、重点定位和长期学习分析提供了稳定而精细的技术支撑，也使系统能够真正服务于持续、多轮的复习需求。</w:t>
      </w:r>
    </w:p>
    <w:p w14:paraId="020938D2" w14:textId="77F339C5" w:rsidR="00814888" w:rsidRPr="00814888" w:rsidDel="00003398" w:rsidRDefault="00814888" w:rsidP="00814888">
      <w:pPr>
        <w:pStyle w:val="a1"/>
        <w:ind w:firstLine="482"/>
        <w:rPr>
          <w:del w:id="190" w:author="xingyao liu" w:date="2026-01-21T10:51:00Z" w16du:dateUtc="2026-01-21T02:51:00Z"/>
          <w:b/>
          <w:bCs/>
        </w:rPr>
      </w:pPr>
      <w:del w:id="191" w:author="xingyao liu" w:date="2026-01-21T10:51:00Z" w16du:dateUtc="2026-01-21T02:51:00Z">
        <w:r w:rsidRPr="00814888" w:rsidDel="00003398">
          <w:rPr>
            <w:rFonts w:hint="eastAsia"/>
            <w:b/>
            <w:bCs/>
          </w:rPr>
          <w:delText>（</w:delText>
        </w:r>
        <w:r w:rsidRPr="00814888" w:rsidDel="00003398">
          <w:rPr>
            <w:rFonts w:hint="eastAsia"/>
            <w:b/>
            <w:bCs/>
          </w:rPr>
          <w:delText>3</w:delText>
        </w:r>
        <w:r w:rsidRPr="00814888" w:rsidDel="00003398">
          <w:rPr>
            <w:rFonts w:hint="eastAsia"/>
            <w:b/>
            <w:bCs/>
          </w:rPr>
          <w:delText>）</w:delText>
        </w:r>
        <w:r w:rsidRPr="00814888" w:rsidDel="00003398">
          <w:rPr>
            <w:b/>
            <w:bCs/>
          </w:rPr>
          <w:delText>面向复习闭环的学习效果反馈与知识状态反向更新技术</w:delText>
        </w:r>
      </w:del>
    </w:p>
    <w:p w14:paraId="1C296AE8" w14:textId="0C22EEE0" w:rsidR="00814888" w:rsidDel="00003398" w:rsidRDefault="00814888" w:rsidP="00814888">
      <w:pPr>
        <w:pStyle w:val="a1"/>
        <w:ind w:firstLine="480"/>
        <w:rPr>
          <w:del w:id="192" w:author="xingyao liu" w:date="2026-01-21T10:51:00Z" w16du:dateUtc="2026-01-21T02:51:00Z"/>
          <w:rFonts w:hint="eastAsia"/>
        </w:rPr>
      </w:pPr>
      <w:del w:id="193" w:author="xingyao liu" w:date="2026-01-21T10:51:00Z" w16du:dateUtc="2026-01-21T02:51:00Z">
        <w:r w:rsidDel="00003398">
          <w:rPr>
            <w:rFonts w:hint="eastAsia"/>
          </w:rPr>
          <w:delText>在传统学习系统与在线教育平台中，练习与测试结果通常被作为独立的结果数据进行记录和展示。刷题后的正确率、得分或排名，更多用于阶段性评估或结果反馈，其技术价值主要停留在统计层面。这类系统中，知识结构与练习结果之</w:delText>
        </w:r>
        <w:r w:rsidDel="00003398">
          <w:rPr>
            <w:rFonts w:hint="eastAsia"/>
          </w:rPr>
          <w:lastRenderedPageBreak/>
          <w:delText>间往往只存在弱关联，例如通过题目标签简单指向某一章节或知识点，但这种关联并未在底层模型中形成可计算、可更新的知识状态表达。学习反馈更多是“给人看”的信息，而非“给系统用”的信号。</w:delText>
        </w:r>
      </w:del>
    </w:p>
    <w:p w14:paraId="7BF7000C" w14:textId="3C334742" w:rsidR="00814888" w:rsidDel="00003398" w:rsidRDefault="00814888" w:rsidP="00814888">
      <w:pPr>
        <w:pStyle w:val="a1"/>
        <w:ind w:firstLine="480"/>
        <w:rPr>
          <w:del w:id="194" w:author="xingyao liu" w:date="2026-01-21T10:51:00Z" w16du:dateUtc="2026-01-21T02:51:00Z"/>
        </w:rPr>
      </w:pPr>
    </w:p>
    <w:p w14:paraId="4DC9CE49" w14:textId="3DA41E71" w:rsidR="00814888" w:rsidDel="00003398" w:rsidRDefault="00814888" w:rsidP="00814888">
      <w:pPr>
        <w:pStyle w:val="a1"/>
        <w:ind w:firstLine="480"/>
        <w:rPr>
          <w:del w:id="195" w:author="xingyao liu" w:date="2026-01-21T10:51:00Z" w16du:dateUtc="2026-01-21T02:51:00Z"/>
          <w:rFonts w:hint="eastAsia"/>
        </w:rPr>
      </w:pPr>
      <w:del w:id="196" w:author="xingyao liu" w:date="2026-01-21T10:51:00Z" w16du:dateUtc="2026-01-21T02:51:00Z">
        <w:r w:rsidDel="00003398">
          <w:rPr>
            <w:rFonts w:hint="eastAsia"/>
          </w:rPr>
          <w:delText>这种处理方式在复习场景下存在明显不足。由于学习效果未能有效反向作用于知识表示，系统无法准确感知用户对具体知识点的真实掌握情况，尤其难以区分“看过但未掌握”“做对但不稳定”或“长期遗忘”等不同状态。刷题和测试的结果仅作为孤立记录存在，无法驱动知识结构本身发生变化，导致后续的复习分析、重点推荐和组卷逻辑仍基于静态或滞后的知识状态判断，难以形成持续优化的复习策略。这种反馈断层使系统无法真正实现“学—练—改—再学”的技术闭环。</w:delText>
        </w:r>
      </w:del>
    </w:p>
    <w:p w14:paraId="51FB9F29" w14:textId="5C30BC27" w:rsidR="00814888" w:rsidDel="00003398" w:rsidRDefault="00814888" w:rsidP="00814888">
      <w:pPr>
        <w:pStyle w:val="a1"/>
        <w:ind w:firstLine="480"/>
        <w:rPr>
          <w:del w:id="197" w:author="xingyao liu" w:date="2026-01-21T10:51:00Z" w16du:dateUtc="2026-01-21T02:51:00Z"/>
        </w:rPr>
      </w:pPr>
    </w:p>
    <w:p w14:paraId="3D15BD2A" w14:textId="607A37D9" w:rsidR="00814888" w:rsidDel="00003398" w:rsidRDefault="00814888" w:rsidP="00814888">
      <w:pPr>
        <w:pStyle w:val="a1"/>
        <w:ind w:firstLine="480"/>
        <w:rPr>
          <w:del w:id="198" w:author="xingyao liu" w:date="2026-01-21T10:51:00Z" w16du:dateUtc="2026-01-21T02:51:00Z"/>
          <w:rFonts w:hint="eastAsia"/>
        </w:rPr>
      </w:pPr>
      <w:del w:id="199" w:author="xingyao liu" w:date="2026-01-21T10:51:00Z" w16du:dateUtc="2026-01-21T02:51:00Z">
        <w:r w:rsidDel="00003398">
          <w:rPr>
            <w:rFonts w:hint="eastAsia"/>
          </w:rPr>
          <w:delText>针对这一问题，本项目在技术层面提出了</w:delText>
        </w:r>
        <w:r w:rsidDel="00003398">
          <w:rPr>
            <w:rFonts w:hint="eastAsia"/>
          </w:rPr>
          <w:delText>**</w:delText>
        </w:r>
        <w:r w:rsidDel="00003398">
          <w:rPr>
            <w:rFonts w:hint="eastAsia"/>
          </w:rPr>
          <w:delText>面向复习闭环的学习效果反馈与知识状态反向更新机制</w:delText>
        </w:r>
        <w:r w:rsidDel="00003398">
          <w:rPr>
            <w:rFonts w:hint="eastAsia"/>
          </w:rPr>
          <w:delText>**</w:delText>
        </w:r>
        <w:r w:rsidDel="00003398">
          <w:rPr>
            <w:rFonts w:hint="eastAsia"/>
          </w:rPr>
          <w:delText>，将练习与测试结果正式引入知识建模体系之中。项目不再将答题结果视为单纯的评测数据，而是将其作为反映知识掌握变化的重要信号，自动解析题目所覆盖的知识单元，并将答题表现映射回对应的知识节点。通过这种方式，系统能够在知识图谱层面对每个知识点的掌握状态进行动态修正，使学习反馈直接作用于知识表示本身。</w:delText>
        </w:r>
      </w:del>
    </w:p>
    <w:p w14:paraId="0606C2DD" w14:textId="4BBD717F" w:rsidR="00814888" w:rsidDel="00003398" w:rsidRDefault="00814888" w:rsidP="00814888">
      <w:pPr>
        <w:pStyle w:val="a1"/>
        <w:ind w:firstLine="480"/>
        <w:rPr>
          <w:del w:id="200" w:author="xingyao liu" w:date="2026-01-21T10:51:00Z" w16du:dateUtc="2026-01-21T02:51:00Z"/>
        </w:rPr>
      </w:pPr>
    </w:p>
    <w:p w14:paraId="2732FDFF" w14:textId="577F7A27" w:rsidR="00814888" w:rsidRPr="00814888" w:rsidDel="00003398" w:rsidRDefault="00814888" w:rsidP="00814888">
      <w:pPr>
        <w:pStyle w:val="a1"/>
        <w:ind w:firstLine="480"/>
        <w:rPr>
          <w:del w:id="201" w:author="xingyao liu" w:date="2026-01-21T10:51:00Z" w16du:dateUtc="2026-01-21T02:51:00Z"/>
          <w:rFonts w:hint="eastAsia"/>
        </w:rPr>
      </w:pPr>
      <w:del w:id="202" w:author="xingyao liu" w:date="2026-01-21T10:51:00Z" w16du:dateUtc="2026-01-21T02:51:00Z">
        <w:r w:rsidDel="00003398">
          <w:rPr>
            <w:rFonts w:hint="eastAsia"/>
          </w:rPr>
          <w:delText>在具体实现上，系统会结合题目难度、题型结构以及作答结果，对知识节点的状态参数进行更新，从而刻画用户在复习过程中的真实学习效果。这种反向更新机制使知识图谱能够随复习与练习不断自我校准，为后续的复习回溯、薄弱点定位和智能组卷提供更加准确的依据。通过将反馈结果深度融入知识状态建模，本项目在技术层面实现了从学习行为到知识结构再到复习策略的闭环联动，使系统具备持续自适应和长期优化的能力。</w:delText>
        </w:r>
      </w:del>
    </w:p>
    <w:p w14:paraId="24C0F9CB" w14:textId="77777777" w:rsidR="000328F8" w:rsidRDefault="00000000">
      <w:pPr>
        <w:pStyle w:val="3"/>
        <w:rPr>
          <w:ins w:id="203" w:author="xingyao liu" w:date="2026-01-21T10:52:00Z" w16du:dateUtc="2026-01-21T02:52:00Z"/>
        </w:rPr>
      </w:pPr>
      <w:bookmarkStart w:id="204" w:name="_Toc21431"/>
      <w:r>
        <w:rPr>
          <w:rFonts w:hint="eastAsia"/>
        </w:rPr>
        <w:t>功能创新点</w:t>
      </w:r>
      <w:commentRangeStart w:id="205"/>
      <w:commentRangeEnd w:id="205"/>
      <w:r>
        <w:commentReference w:id="205"/>
      </w:r>
      <w:bookmarkEnd w:id="204"/>
    </w:p>
    <w:p w14:paraId="26F966D1" w14:textId="3785BAAA" w:rsidR="00003398" w:rsidRPr="00003398" w:rsidRDefault="00003398" w:rsidP="00003398">
      <w:pPr>
        <w:pStyle w:val="a1"/>
        <w:ind w:firstLine="480"/>
        <w:rPr>
          <w:rFonts w:hint="eastAsia"/>
        </w:rPr>
        <w:pPrChange w:id="206" w:author="xingyao liu" w:date="2026-01-21T10:52:00Z" w16du:dateUtc="2026-01-21T02:52:00Z">
          <w:pPr>
            <w:pStyle w:val="3"/>
          </w:pPr>
        </w:pPrChange>
      </w:pPr>
      <w:ins w:id="207" w:author="xingyao liu" w:date="2026-01-21T10:52:00Z" w16du:dateUtc="2026-01-21T02:52:00Z">
        <w:r>
          <w:rPr>
            <w:rFonts w:hint="eastAsia"/>
          </w:rPr>
          <w:t>其他</w:t>
        </w:r>
        <w:r>
          <w:rPr>
            <w:rFonts w:hint="eastAsia"/>
          </w:rPr>
          <w:t>app</w:t>
        </w:r>
        <w:r>
          <w:rPr>
            <w:rFonts w:hint="eastAsia"/>
          </w:rPr>
          <w:t>没有的</w:t>
        </w:r>
      </w:ins>
    </w:p>
    <w:p w14:paraId="296B4003" w14:textId="77777777" w:rsidR="000328F8" w:rsidRDefault="00000000">
      <w:pPr>
        <w:pStyle w:val="3"/>
      </w:pPr>
      <w:bookmarkStart w:id="208" w:name="_Toc30897"/>
      <w:r>
        <w:rPr>
          <w:rFonts w:hint="eastAsia"/>
        </w:rPr>
        <w:t>其他创新点</w:t>
      </w:r>
      <w:bookmarkEnd w:id="208"/>
    </w:p>
    <w:p w14:paraId="718F6A84" w14:textId="77777777" w:rsidR="000328F8" w:rsidRDefault="000328F8">
      <w:pPr>
        <w:pStyle w:val="a1"/>
        <w:ind w:firstLine="480"/>
      </w:pPr>
    </w:p>
    <w:p w14:paraId="50E7F2E9" w14:textId="5A2B6455" w:rsidR="000328F8" w:rsidRDefault="00003398">
      <w:pPr>
        <w:pStyle w:val="a1"/>
        <w:ind w:firstLine="480"/>
        <w:sectPr w:rsidR="000328F8">
          <w:footerReference w:type="first" r:id="rId31"/>
          <w:pgSz w:w="11906" w:h="16838"/>
          <w:pgMar w:top="1440" w:right="1800" w:bottom="1440" w:left="1800" w:header="851" w:footer="992" w:gutter="0"/>
          <w:pgNumType w:start="1"/>
          <w:cols w:space="425"/>
          <w:docGrid w:type="lines" w:linePitch="312"/>
        </w:sectPr>
      </w:pPr>
      <w:ins w:id="209" w:author="xingyao liu" w:date="2026-01-21T10:52:00Z" w16du:dateUtc="2026-01-21T02:52:00Z">
        <w:r>
          <w:rPr>
            <w:rFonts w:hint="eastAsia"/>
          </w:rPr>
          <w:t>模式</w:t>
        </w:r>
      </w:ins>
    </w:p>
    <w:p w14:paraId="655907A8" w14:textId="77777777" w:rsidR="000328F8" w:rsidRDefault="00000000">
      <w:pPr>
        <w:pStyle w:val="1"/>
      </w:pPr>
      <w:bookmarkStart w:id="210" w:name="_Toc56711388"/>
      <w:bookmarkStart w:id="211" w:name="_Toc56710950"/>
      <w:bookmarkStart w:id="212" w:name="_Toc56711141"/>
      <w:bookmarkStart w:id="213" w:name="_Toc56710843"/>
      <w:bookmarkStart w:id="214" w:name="_Toc25293"/>
      <w:commentRangeStart w:id="215"/>
      <w:r>
        <w:rPr>
          <w:rFonts w:hint="eastAsia"/>
        </w:rPr>
        <w:lastRenderedPageBreak/>
        <w:t>技术方案</w:t>
      </w:r>
      <w:commentRangeEnd w:id="215"/>
      <w:r>
        <w:rPr>
          <w:rStyle w:val="aff4"/>
          <w:rFonts w:asciiTheme="minorHAnsi" w:eastAsiaTheme="minorEastAsia" w:hAnsiTheme="minorHAnsi"/>
          <w:b w:val="0"/>
          <w:bCs w:val="0"/>
          <w:kern w:val="2"/>
        </w:rPr>
        <w:commentReference w:id="215"/>
      </w:r>
      <w:bookmarkEnd w:id="210"/>
      <w:bookmarkEnd w:id="211"/>
      <w:bookmarkEnd w:id="212"/>
      <w:bookmarkEnd w:id="213"/>
      <w:bookmarkEnd w:id="214"/>
    </w:p>
    <w:p w14:paraId="609F5524" w14:textId="77777777" w:rsidR="000328F8" w:rsidRDefault="00000000">
      <w:pPr>
        <w:pStyle w:val="2"/>
      </w:pPr>
      <w:bookmarkStart w:id="216" w:name="_Toc24078"/>
      <w:commentRangeStart w:id="217"/>
      <w:r>
        <w:rPr>
          <w:rFonts w:hint="eastAsia"/>
        </w:rPr>
        <w:t>总体架构</w:t>
      </w:r>
      <w:commentRangeEnd w:id="217"/>
      <w:r>
        <w:rPr>
          <w:rStyle w:val="aff4"/>
          <w:rFonts w:asciiTheme="minorHAnsi" w:eastAsiaTheme="minorEastAsia" w:hAnsiTheme="minorHAnsi"/>
          <w:b w:val="0"/>
          <w:bCs w:val="0"/>
        </w:rPr>
        <w:commentReference w:id="217"/>
      </w:r>
      <w:bookmarkEnd w:id="216"/>
    </w:p>
    <w:p w14:paraId="420F755C" w14:textId="77777777" w:rsidR="000328F8" w:rsidRDefault="00000000">
      <w:pPr>
        <w:pStyle w:val="a1"/>
        <w:ind w:firstLine="480"/>
      </w:pPr>
      <w:r>
        <w:t>本项目整体采用</w:t>
      </w:r>
      <w:r>
        <w:rPr>
          <w:b/>
          <w:bCs/>
        </w:rPr>
        <w:t>端</w:t>
      </w:r>
      <w:r>
        <w:rPr>
          <w:b/>
          <w:bCs/>
        </w:rPr>
        <w:t>–</w:t>
      </w:r>
      <w:del w:id="218" w:author="xingyao liu" w:date="2026-01-21T10:52:00Z" w16du:dateUtc="2026-01-21T02:52:00Z">
        <w:r w:rsidDel="00003398">
          <w:rPr>
            <w:b/>
            <w:bCs/>
          </w:rPr>
          <w:delText>边</w:delText>
        </w:r>
        <w:r w:rsidDel="00003398">
          <w:rPr>
            <w:b/>
            <w:bCs/>
          </w:rPr>
          <w:delText>–</w:delText>
        </w:r>
      </w:del>
      <w:r>
        <w:rPr>
          <w:b/>
          <w:bCs/>
        </w:rPr>
        <w:t>云协同</w:t>
      </w:r>
      <w:r>
        <w:t>的系统架构设计，以</w:t>
      </w:r>
      <w:r>
        <w:rPr>
          <w:b/>
          <w:bCs/>
        </w:rPr>
        <w:t>多模态学习碎片</w:t>
      </w:r>
      <w:r>
        <w:t>的</w:t>
      </w:r>
      <w:r>
        <w:rPr>
          <w:b/>
          <w:bCs/>
        </w:rPr>
        <w:t>高效采集、低延迟处理与高质量知识推理</w:t>
      </w:r>
      <w:r>
        <w:t>为核心目标，在保证用户隐私与交互体验的前提下，实现复杂知识构建任务的工程化落地。系统在逻辑上划分为</w:t>
      </w:r>
      <w:r>
        <w:rPr>
          <w:b/>
          <w:bCs/>
        </w:rPr>
        <w:t>端侧、传输层与云端</w:t>
      </w:r>
      <w:r>
        <w:t>三大层级，各层分工明确、协同工作，共同支撑动态知识图谱的构建与应用。</w:t>
      </w:r>
    </w:p>
    <w:p w14:paraId="7B0A6136" w14:textId="77777777" w:rsidR="000328F8" w:rsidRDefault="00000000">
      <w:pPr>
        <w:pStyle w:val="a1"/>
        <w:ind w:firstLine="480"/>
      </w:pPr>
      <w:r>
        <w:t>从整体设计思路上看，</w:t>
      </w:r>
      <w:r>
        <w:rPr>
          <w:b/>
          <w:bCs/>
        </w:rPr>
        <w:t>端侧</w:t>
      </w:r>
      <w:r>
        <w:t>侧重于学习素材的获取与初步结构化处理，</w:t>
      </w:r>
      <w:r>
        <w:rPr>
          <w:b/>
          <w:bCs/>
        </w:rPr>
        <w:t>传输层</w:t>
      </w:r>
      <w:r>
        <w:t>负责安全稳定的数据交互，而</w:t>
      </w:r>
      <w:r>
        <w:rPr>
          <w:b/>
          <w:bCs/>
        </w:rPr>
        <w:t>云端</w:t>
      </w:r>
      <w:r>
        <w:t>则集中承担多模态理解、知识融合与智能推理等高复杂度任务。通过这种分层设计，系统在性能、扩展性与安全性方面均具备良好的综合表现。</w:t>
      </w:r>
    </w:p>
    <w:p w14:paraId="19CC230E" w14:textId="77777777" w:rsidR="000328F8" w:rsidRDefault="000328F8">
      <w:pPr>
        <w:pStyle w:val="a1"/>
        <w:ind w:firstLine="480"/>
      </w:pPr>
    </w:p>
    <w:p w14:paraId="1631B20E" w14:textId="77777777" w:rsidR="000328F8" w:rsidRDefault="00000000">
      <w:pPr>
        <w:pStyle w:val="a1"/>
        <w:ind w:firstLine="480"/>
      </w:pPr>
      <w:r>
        <w:rPr>
          <w:rFonts w:hint="eastAsia"/>
        </w:rPr>
        <w:t>【</w:t>
      </w:r>
      <w:commentRangeStart w:id="219"/>
      <w:r>
        <w:rPr>
          <w:rFonts w:hint="eastAsia"/>
          <w:b/>
          <w:bCs/>
        </w:rPr>
        <w:t>补充模块架构图</w:t>
      </w:r>
      <w:commentRangeEnd w:id="219"/>
      <w:r>
        <w:commentReference w:id="219"/>
      </w:r>
      <w:r>
        <w:rPr>
          <w:rFonts w:hint="eastAsia"/>
        </w:rPr>
        <w:t>】</w:t>
      </w:r>
    </w:p>
    <w:p w14:paraId="4B48E12A" w14:textId="77777777" w:rsidR="000328F8" w:rsidRDefault="00000000">
      <w:pPr>
        <w:pStyle w:val="3"/>
        <w:ind w:left="862" w:hanging="720"/>
      </w:pPr>
      <w:bookmarkStart w:id="220" w:name="_Toc12671"/>
      <w:r>
        <w:rPr>
          <w:rFonts w:hint="eastAsia"/>
        </w:rPr>
        <w:t>端侧架构设计</w:t>
      </w:r>
      <w:bookmarkEnd w:id="220"/>
    </w:p>
    <w:p w14:paraId="5CEB6532" w14:textId="77777777" w:rsidR="000328F8" w:rsidRDefault="00000000">
      <w:pPr>
        <w:pStyle w:val="a1"/>
        <w:ind w:firstLine="480"/>
      </w:pPr>
      <w:r>
        <w:rPr>
          <w:rFonts w:hint="eastAsia"/>
        </w:rPr>
        <w:t>端侧主要以</w:t>
      </w:r>
      <w:r>
        <w:rPr>
          <w:rFonts w:hint="eastAsia"/>
        </w:rPr>
        <w:t>Android</w:t>
      </w:r>
      <w:r>
        <w:rPr>
          <w:rFonts w:hint="eastAsia"/>
        </w:rPr>
        <w:t>移动应用为载体，是系统与用户直接交互的入口，负责</w:t>
      </w:r>
      <w:r>
        <w:rPr>
          <w:rFonts w:hint="eastAsia"/>
          <w:b/>
          <w:bCs/>
        </w:rPr>
        <w:t>多模态学习碎片的采集与轻量级预处理</w:t>
      </w:r>
      <w:r>
        <w:rPr>
          <w:rFonts w:hint="eastAsia"/>
        </w:rPr>
        <w:t>。用户在课堂或自主学习过程中，可通过移动端完成</w:t>
      </w:r>
      <w:r>
        <w:rPr>
          <w:rFonts w:hint="eastAsia"/>
        </w:rPr>
        <w:t>PPT</w:t>
      </w:r>
      <w:r>
        <w:rPr>
          <w:rFonts w:hint="eastAsia"/>
        </w:rPr>
        <w:t>、教材与板书的拍摄，以及课堂音频的实时或离线录制，同时支持文本资料的导入与手动补充说明。</w:t>
      </w:r>
    </w:p>
    <w:p w14:paraId="5DFE2ECE" w14:textId="77777777" w:rsidR="000328F8" w:rsidRDefault="00000000">
      <w:pPr>
        <w:pStyle w:val="a1"/>
        <w:ind w:firstLine="480"/>
      </w:pPr>
      <w:r>
        <w:rPr>
          <w:rFonts w:hint="eastAsia"/>
        </w:rPr>
        <w:t>在数据采集完成后，端侧首先对原始多媒体数据进行</w:t>
      </w:r>
      <w:r>
        <w:rPr>
          <w:rFonts w:hint="eastAsia"/>
          <w:b/>
          <w:bCs/>
        </w:rPr>
        <w:t>轻量化处理</w:t>
      </w:r>
      <w:r>
        <w:rPr>
          <w:rFonts w:hint="eastAsia"/>
        </w:rPr>
        <w:t>，以降低后续传输与云端计算负担。</w:t>
      </w:r>
      <w:r>
        <w:rPr>
          <w:rFonts w:hint="eastAsia"/>
          <w:b/>
          <w:bCs/>
        </w:rPr>
        <w:t>图像数据</w:t>
      </w:r>
      <w:r>
        <w:rPr>
          <w:rFonts w:hint="eastAsia"/>
        </w:rPr>
        <w:t>在端侧完成基础的文字识别处理，提取可读文本内容，并保留页面结构线索以辅助后续版面分析。</w:t>
      </w:r>
      <w:r>
        <w:rPr>
          <w:rFonts w:hint="eastAsia"/>
          <w:b/>
          <w:bCs/>
        </w:rPr>
        <w:t>音频数据</w:t>
      </w:r>
      <w:r>
        <w:rPr>
          <w:rFonts w:hint="eastAsia"/>
        </w:rPr>
        <w:t>则通过语音活动检测技术进行</w:t>
      </w:r>
      <w:r>
        <w:rPr>
          <w:rFonts w:hint="eastAsia"/>
          <w:b/>
          <w:bCs/>
        </w:rPr>
        <w:t>分段与噪声过滤</w:t>
      </w:r>
      <w:r>
        <w:rPr>
          <w:rFonts w:hint="eastAsia"/>
        </w:rPr>
        <w:t>，</w:t>
      </w:r>
      <w:r>
        <w:rPr>
          <w:rFonts w:hint="eastAsia"/>
          <w:b/>
          <w:bCs/>
        </w:rPr>
        <w:t>识别</w:t>
      </w:r>
      <w:r>
        <w:rPr>
          <w:rFonts w:hint="eastAsia"/>
        </w:rPr>
        <w:t>有效语音片段，并对包含“重点”“注意”等教师强调性表达的语音段落进行</w:t>
      </w:r>
      <w:r>
        <w:rPr>
          <w:rFonts w:hint="eastAsia"/>
          <w:b/>
          <w:bCs/>
        </w:rPr>
        <w:t>初步标记</w:t>
      </w:r>
      <w:r>
        <w:rPr>
          <w:rFonts w:hint="eastAsia"/>
        </w:rPr>
        <w:t>。此外，端侧还承担一定程度的</w:t>
      </w:r>
      <w:r>
        <w:rPr>
          <w:rFonts w:hint="eastAsia"/>
          <w:b/>
          <w:bCs/>
        </w:rPr>
        <w:t>隐私脱敏处理</w:t>
      </w:r>
      <w:r>
        <w:rPr>
          <w:rFonts w:hint="eastAsia"/>
        </w:rPr>
        <w:t>，对可能涉及个人信息的内容进行模糊化或遮蔽，从源头上提升系统的数据安全性。</w:t>
      </w:r>
    </w:p>
    <w:p w14:paraId="44966367" w14:textId="77777777" w:rsidR="000328F8" w:rsidRDefault="00000000">
      <w:pPr>
        <w:pStyle w:val="a1"/>
        <w:ind w:firstLine="480"/>
      </w:pPr>
      <w:r>
        <w:rPr>
          <w:rFonts w:hint="eastAsia"/>
        </w:rPr>
        <w:t>通过在端侧完成上述预处理操作，系统能够在不显著增加用户设备负担的前提下，有效减少原始数据体量，提高整体处理效率，并为后续云端的深度语义分析提供更加结构化的输入。</w:t>
      </w:r>
    </w:p>
    <w:p w14:paraId="18E46222" w14:textId="77777777" w:rsidR="000328F8" w:rsidRDefault="00000000">
      <w:pPr>
        <w:pStyle w:val="3"/>
        <w:ind w:left="862" w:hanging="720"/>
      </w:pPr>
      <w:bookmarkStart w:id="221" w:name="_Toc20926"/>
      <w:r>
        <w:rPr>
          <w:rFonts w:hint="eastAsia"/>
        </w:rPr>
        <w:lastRenderedPageBreak/>
        <w:t>传输层架构设计</w:t>
      </w:r>
      <w:bookmarkEnd w:id="221"/>
    </w:p>
    <w:p w14:paraId="73BD6E0C" w14:textId="77777777" w:rsidR="000328F8" w:rsidRDefault="00000000">
      <w:pPr>
        <w:pStyle w:val="a1"/>
        <w:ind w:firstLine="480"/>
      </w:pPr>
      <w:r>
        <w:t>传输层作为端侧与云端之间的数据通道，承担着多模态数据与中间结果的</w:t>
      </w:r>
      <w:r>
        <w:rPr>
          <w:b/>
          <w:bCs/>
        </w:rPr>
        <w:t>安全传输任务</w:t>
      </w:r>
      <w:r>
        <w:t>。系统在该层采用基于</w:t>
      </w:r>
      <w:r>
        <w:t>HTTPS</w:t>
      </w:r>
      <w:r>
        <w:t>与</w:t>
      </w:r>
      <w:r>
        <w:t>WebSocket</w:t>
      </w:r>
      <w:r>
        <w:t>的通信机制，根据不同业务场景灵活选择传输方式。对于图片、音频等</w:t>
      </w:r>
      <w:r>
        <w:rPr>
          <w:b/>
          <w:bCs/>
        </w:rPr>
        <w:t>非实时数据</w:t>
      </w:r>
      <w:r>
        <w:t>，系统通过</w:t>
      </w:r>
      <w:r>
        <w:t>HTTPS</w:t>
      </w:r>
      <w:r>
        <w:t>协议进行可靠上传，而在需要</w:t>
      </w:r>
      <w:r>
        <w:rPr>
          <w:b/>
          <w:bCs/>
        </w:rPr>
        <w:t>实时交互或状态反馈</w:t>
      </w:r>
      <w:r>
        <w:t>的场景下，则采用</w:t>
      </w:r>
      <w:r>
        <w:t>WebSocket</w:t>
      </w:r>
      <w:r>
        <w:t>以实现低延迟的数据同步。</w:t>
      </w:r>
    </w:p>
    <w:p w14:paraId="25BD2D4B" w14:textId="77777777" w:rsidR="000328F8" w:rsidRDefault="00000000">
      <w:pPr>
        <w:pStyle w:val="a1"/>
        <w:ind w:firstLine="480"/>
      </w:pPr>
      <w:r>
        <w:t>在传输过程中，系统优先上传经过端侧预处理后的特征数据与结构化信息，仅在必要时传输压缩后的原始媒体文件，从而在保证分析精度的同时降低网络带宽消耗。传输层同时支持数据完整性校验与异常重传机制，确保在网络环境不稳定的情况下，学习数据不会丢失或损坏，为云端处理提供稳定的数据输入。</w:t>
      </w:r>
    </w:p>
    <w:p w14:paraId="08D1FCAD" w14:textId="77777777" w:rsidR="000328F8" w:rsidRDefault="00000000">
      <w:pPr>
        <w:pStyle w:val="3"/>
        <w:ind w:left="862" w:hanging="720"/>
      </w:pPr>
      <w:bookmarkStart w:id="222" w:name="_Toc8892"/>
      <w:r>
        <w:rPr>
          <w:rFonts w:hint="eastAsia"/>
        </w:rPr>
        <w:t>云端架构设计</w:t>
      </w:r>
      <w:bookmarkEnd w:id="222"/>
    </w:p>
    <w:p w14:paraId="4B2E3AA2" w14:textId="77777777" w:rsidR="000328F8" w:rsidRDefault="00000000">
      <w:pPr>
        <w:pStyle w:val="a1"/>
        <w:ind w:firstLine="480"/>
      </w:pPr>
      <w:r>
        <w:t>云端是整个系统的</w:t>
      </w:r>
      <w:r>
        <w:rPr>
          <w:b/>
          <w:bCs/>
        </w:rPr>
        <w:t>核心计算与知识处理中心</w:t>
      </w:r>
      <w:r>
        <w:t>，集中部署多模态处理服务、知识引擎以及数据存储组件，负责完成从</w:t>
      </w:r>
      <w:r>
        <w:rPr>
          <w:b/>
          <w:bCs/>
        </w:rPr>
        <w:t>语义理解</w:t>
      </w:r>
      <w:r>
        <w:t>到</w:t>
      </w:r>
      <w:r>
        <w:rPr>
          <w:b/>
          <w:bCs/>
        </w:rPr>
        <w:t>知识图谱构建与应用</w:t>
      </w:r>
      <w:r>
        <w:t>的完整流程。</w:t>
      </w:r>
    </w:p>
    <w:p w14:paraId="21D1DB04" w14:textId="77777777" w:rsidR="000328F8" w:rsidRDefault="00000000">
      <w:pPr>
        <w:pStyle w:val="a1"/>
        <w:ind w:firstLine="480"/>
      </w:pPr>
      <w:r>
        <w:t>在</w:t>
      </w:r>
      <w:r>
        <w:rPr>
          <w:b/>
          <w:bCs/>
        </w:rPr>
        <w:t>多模态处理服务层</w:t>
      </w:r>
      <w:r>
        <w:t>，系统对来自端侧的图像、音频与文本数据进行深度分析。</w:t>
      </w:r>
      <w:r>
        <w:rPr>
          <w:b/>
          <w:bCs/>
        </w:rPr>
        <w:t>语音数据</w:t>
      </w:r>
      <w:r>
        <w:t>通过自动语音识别服务转化为高质量文本，并与时间戳信息绑定，以便后续与课堂进度和知识节点进行对应。</w:t>
      </w:r>
      <w:r>
        <w:rPr>
          <w:b/>
          <w:bCs/>
        </w:rPr>
        <w:t>图像数据</w:t>
      </w:r>
      <w:r>
        <w:t>在云端进一步进行版面分析，识别标题、正文、列表、公式等不同结构区域，从而为知识单元抽取提供更加精细的结构约束。</w:t>
      </w:r>
    </w:p>
    <w:p w14:paraId="26379082" w14:textId="77777777" w:rsidR="000328F8" w:rsidRDefault="00000000">
      <w:pPr>
        <w:pStyle w:val="a1"/>
        <w:ind w:firstLine="480"/>
      </w:pPr>
      <w:r>
        <w:t>在此基础上，系统的</w:t>
      </w:r>
      <w:r>
        <w:rPr>
          <w:b/>
          <w:bCs/>
        </w:rPr>
        <w:t>核心知识引擎</w:t>
      </w:r>
      <w:r>
        <w:t>开始发挥作用。该模块以</w:t>
      </w:r>
      <w:r>
        <w:rPr>
          <w:b/>
          <w:bCs/>
        </w:rPr>
        <w:t>大语言模型</w:t>
      </w:r>
      <w:r>
        <w:t>为核心推理单元，结合</w:t>
      </w:r>
      <w:r>
        <w:rPr>
          <w:b/>
          <w:bCs/>
        </w:rPr>
        <w:t>知识抽取与语义理解算法</w:t>
      </w:r>
      <w:r>
        <w:t>，从多模态输入中识别核心概念、定义、公式、推论与示例等知识要素。随后，知识融合模块对新抽取的知识单元与已有个人知识图谱进行对齐分析，判断其语义关系与逻辑位置，完成节点合并、关系补充或冲突检测等操作，从而实现知识图谱的增量式更新。</w:t>
      </w:r>
    </w:p>
    <w:p w14:paraId="3E4B5485" w14:textId="77777777" w:rsidR="000328F8" w:rsidRDefault="00000000">
      <w:pPr>
        <w:pStyle w:val="a1"/>
        <w:ind w:firstLine="480"/>
      </w:pPr>
      <w:r>
        <w:t>在</w:t>
      </w:r>
      <w:r>
        <w:rPr>
          <w:b/>
          <w:bCs/>
        </w:rPr>
        <w:t>数据存储层</w:t>
      </w:r>
      <w:r>
        <w:t>，系统采用多种存储技术协同工作，以支撑复杂知识结构与大规模数据管理需求。</w:t>
      </w:r>
      <w:r>
        <w:rPr>
          <w:b/>
          <w:bCs/>
        </w:rPr>
        <w:t>图数据库</w:t>
      </w:r>
      <w:r>
        <w:t>用于</w:t>
      </w:r>
      <w:r>
        <w:rPr>
          <w:b/>
          <w:bCs/>
        </w:rPr>
        <w:t>存储知识节点及其逻辑关系</w:t>
      </w:r>
      <w:r>
        <w:t>，支持高效的关系查询与图谱推理。</w:t>
      </w:r>
      <w:r>
        <w:rPr>
          <w:b/>
          <w:bCs/>
        </w:rPr>
        <w:t>向量数据库</w:t>
      </w:r>
      <w:r>
        <w:t>用于</w:t>
      </w:r>
      <w:r>
        <w:rPr>
          <w:b/>
          <w:bCs/>
        </w:rPr>
        <w:t>保存知识单元的语义向量表示</w:t>
      </w:r>
      <w:r>
        <w:t>，支持相似度检索与实体对齐任务。</w:t>
      </w:r>
      <w:r>
        <w:rPr>
          <w:b/>
          <w:bCs/>
        </w:rPr>
        <w:t>对象存储系统</w:t>
      </w:r>
      <w:r>
        <w:t>则负责管理原始图片、音频及相关多媒体文件，实现学习内容的</w:t>
      </w:r>
      <w:r>
        <w:rPr>
          <w:b/>
          <w:bCs/>
        </w:rPr>
        <w:t>长期留存与可追溯访问</w:t>
      </w:r>
      <w:r>
        <w:t>。</w:t>
      </w:r>
    </w:p>
    <w:p w14:paraId="787B4DB6" w14:textId="77777777" w:rsidR="000328F8" w:rsidRDefault="00000000">
      <w:pPr>
        <w:pStyle w:val="3"/>
        <w:ind w:left="862" w:hanging="720"/>
      </w:pPr>
      <w:bookmarkStart w:id="223" w:name="_Toc22080"/>
      <w:r>
        <w:rPr>
          <w:rFonts w:hint="eastAsia"/>
        </w:rPr>
        <w:t>架构整体协同与扩展性说明</w:t>
      </w:r>
      <w:bookmarkEnd w:id="223"/>
    </w:p>
    <w:p w14:paraId="4A1026F2" w14:textId="77777777" w:rsidR="000328F8" w:rsidRDefault="00000000">
      <w:pPr>
        <w:pStyle w:val="a1"/>
        <w:ind w:firstLine="480"/>
      </w:pPr>
      <w:r>
        <w:t>通过端侧、传输层与云端的协同设计，本项目在保证系统性能与用户体验的</w:t>
      </w:r>
      <w:r>
        <w:lastRenderedPageBreak/>
        <w:t>同时，实现了复杂知识构建任务的高效落地。</w:t>
      </w:r>
      <w:r>
        <w:rPr>
          <w:b/>
          <w:bCs/>
        </w:rPr>
        <w:t>端侧</w:t>
      </w:r>
      <w:r>
        <w:t>承担轻量化、隐私敏感的处理任务，</w:t>
      </w:r>
      <w:r>
        <w:rPr>
          <w:b/>
          <w:bCs/>
        </w:rPr>
        <w:t>云端</w:t>
      </w:r>
      <w:r>
        <w:t>集中处理高复杂度的语义推理与知识融合，二者通过稳定的网络层进行解耦协作，使系统具备良好的扩展能力与维护性。</w:t>
      </w:r>
    </w:p>
    <w:p w14:paraId="1AC74A60" w14:textId="77777777" w:rsidR="000328F8" w:rsidRDefault="00000000">
      <w:pPr>
        <w:pStyle w:val="a1"/>
        <w:ind w:firstLine="480"/>
      </w:pPr>
      <w:r>
        <w:t>该总体架构不仅能够支撑当前以课堂学习为核心的应用场景，还为后续引入更多数据来源、拓展新的学习服务功能提供了充分空间，为项目的持续迭代与推广应用奠定了坚实的技术基础。</w:t>
      </w:r>
    </w:p>
    <w:p w14:paraId="6541BF35" w14:textId="77777777" w:rsidR="000328F8" w:rsidRDefault="00000000">
      <w:pPr>
        <w:pStyle w:val="2"/>
      </w:pPr>
      <w:bookmarkStart w:id="224" w:name="_Toc21801"/>
      <w:commentRangeStart w:id="225"/>
      <w:r>
        <w:rPr>
          <w:rFonts w:hint="eastAsia"/>
        </w:rPr>
        <w:t>功能详述</w:t>
      </w:r>
      <w:commentRangeEnd w:id="225"/>
      <w:r>
        <w:rPr>
          <w:rStyle w:val="aff4"/>
          <w:rFonts w:asciiTheme="minorHAnsi" w:eastAsiaTheme="minorEastAsia" w:hAnsiTheme="minorHAnsi"/>
          <w:b w:val="0"/>
          <w:bCs w:val="0"/>
        </w:rPr>
        <w:commentReference w:id="225"/>
      </w:r>
      <w:bookmarkEnd w:id="224"/>
    </w:p>
    <w:p w14:paraId="6BC4D76D" w14:textId="77777777" w:rsidR="000328F8" w:rsidRDefault="00000000">
      <w:pPr>
        <w:pStyle w:val="a1"/>
        <w:ind w:firstLine="480"/>
      </w:pPr>
      <w:r>
        <w:t>围绕课堂学习与考试备考这一典型、高频且长期存在的学习场景，本项目从学习过程的时间演进与认知需求出发，将系统功能划分为五个核心模块，分别对应学习活动中的</w:t>
      </w:r>
      <w:r>
        <w:rPr>
          <w:rFonts w:hint="eastAsia"/>
        </w:rPr>
        <w:t>“</w:t>
      </w:r>
      <w:r>
        <w:t>采集、回溯、补强、验证与规划</w:t>
      </w:r>
      <w:r>
        <w:rPr>
          <w:rFonts w:hint="eastAsia"/>
        </w:rPr>
        <w:t>”</w:t>
      </w:r>
      <w:r>
        <w:t>五个关键阶段。各模块并非孤立运行，而是以统一的多模态时间索引体系与动态知识图谱作为底层支撑，在数据层与逻辑层实现深度联通，共同构成一个可持续演化的智能复习系统。</w:t>
      </w:r>
      <w:commentRangeStart w:id="226"/>
      <w:commentRangeEnd w:id="226"/>
      <w:r>
        <w:commentReference w:id="226"/>
      </w:r>
    </w:p>
    <w:p w14:paraId="3CCDB04B" w14:textId="77777777" w:rsidR="000328F8" w:rsidRDefault="00000000">
      <w:pPr>
        <w:pStyle w:val="3"/>
        <w:ind w:left="862" w:hanging="720"/>
      </w:pPr>
      <w:bookmarkStart w:id="227" w:name="_Toc9536"/>
      <w:r>
        <w:rPr>
          <w:rFonts w:hint="eastAsia"/>
        </w:rPr>
        <w:t>模块一：</w:t>
      </w:r>
      <w:r>
        <w:t>全维伴随式采集</w:t>
      </w:r>
      <w:bookmarkEnd w:id="227"/>
    </w:p>
    <w:p w14:paraId="2A97947A" w14:textId="77777777" w:rsidR="000328F8" w:rsidRDefault="00000000">
      <w:pPr>
        <w:pStyle w:val="a1"/>
        <w:ind w:firstLine="480"/>
      </w:pPr>
      <w:r>
        <w:t>本模块的设计目标是在不增加用户操作负担的前提下，实现学习过程数据的</w:t>
      </w:r>
      <w:r>
        <w:rPr>
          <w:b/>
          <w:bCs/>
        </w:rPr>
        <w:t>完整留存与自动化初步整理</w:t>
      </w:r>
      <w:r>
        <w:t>。</w:t>
      </w:r>
    </w:p>
    <w:p w14:paraId="11A73B33" w14:textId="77777777" w:rsidR="000328F8" w:rsidRDefault="00000000">
      <w:pPr>
        <w:pStyle w:val="a1"/>
        <w:ind w:firstLine="480"/>
      </w:pPr>
      <w:r>
        <w:t>在真实课堂与自学场景中，学习者往往同时面对语音讲解、视觉材料与个人笔记三种信息来源，且这些信息天然呈现出</w:t>
      </w:r>
      <w:r>
        <w:rPr>
          <w:b/>
          <w:bCs/>
        </w:rPr>
        <w:t>强时序性与高度碎片化</w:t>
      </w:r>
      <w:r>
        <w:t>特征。若缺乏系统化采集与对齐机制，后续复习阶段将不可避免地面临信息缺失与情境断裂问题。</w:t>
      </w:r>
    </w:p>
    <w:p w14:paraId="375CBBD3" w14:textId="77777777" w:rsidR="000328F8" w:rsidRDefault="00000000">
      <w:pPr>
        <w:pStyle w:val="a1"/>
        <w:ind w:firstLine="480"/>
      </w:pPr>
      <w:r>
        <w:t>基于此，本模块以</w:t>
      </w:r>
      <w:r>
        <w:rPr>
          <w:rFonts w:hint="eastAsia"/>
        </w:rPr>
        <w:t>“</w:t>
      </w:r>
      <w:r>
        <w:t>伴随式、低干扰</w:t>
      </w:r>
      <w:r>
        <w:rPr>
          <w:rFonts w:hint="eastAsia"/>
        </w:rPr>
        <w:t>”</w:t>
      </w:r>
      <w:r>
        <w:t>为设计原则，对学习过程中的语音流、视觉流、文本流及手写笔迹流</w:t>
      </w:r>
      <w:r>
        <w:rPr>
          <w:rFonts w:hint="eastAsia"/>
        </w:rPr>
        <w:t>等</w:t>
      </w:r>
      <w:r>
        <w:t>多模态数据进行持续采集与初步组织。</w:t>
      </w:r>
    </w:p>
    <w:p w14:paraId="1DEEB660" w14:textId="1C2A67C3" w:rsidR="000328F8" w:rsidRDefault="00000000">
      <w:pPr>
        <w:pStyle w:val="4"/>
      </w:pPr>
      <w:r>
        <w:t>多</w:t>
      </w:r>
      <w:r>
        <w:rPr>
          <w:rFonts w:hint="eastAsia"/>
        </w:rPr>
        <w:t>端协同的多</w:t>
      </w:r>
      <w:r>
        <w:t>模态输入流设计</w:t>
      </w:r>
      <w:ins w:id="228" w:author="xingyao liu" w:date="2026-01-21T10:54:00Z" w16du:dateUtc="2026-01-21T02:54:00Z">
        <w:r w:rsidR="00B7632F">
          <w:rPr>
            <w:rFonts w:hint="eastAsia"/>
          </w:rPr>
          <w:t>操作方式，具体怎么做到</w:t>
        </w:r>
      </w:ins>
    </w:p>
    <w:p w14:paraId="5F6347D8" w14:textId="77777777" w:rsidR="000328F8" w:rsidRDefault="00000000">
      <w:pPr>
        <w:pStyle w:val="a1"/>
        <w:ind w:firstLine="480"/>
      </w:pPr>
      <w:r>
        <w:t>在</w:t>
      </w:r>
      <w:r>
        <w:rPr>
          <w:b/>
          <w:bCs/>
        </w:rPr>
        <w:t>语音</w:t>
      </w:r>
      <w:r>
        <w:t>层面，系统</w:t>
      </w:r>
      <w:r>
        <w:rPr>
          <w:rFonts w:hint="eastAsia"/>
        </w:rPr>
        <w:t>移</w:t>
      </w:r>
      <w:r>
        <w:t>动</w:t>
      </w:r>
      <w:proofErr w:type="gramStart"/>
      <w:r>
        <w:t>端支持</w:t>
      </w:r>
      <w:proofErr w:type="gramEnd"/>
      <w:r>
        <w:t>后台静默运行与长时间稳定录制。</w:t>
      </w:r>
      <w:r>
        <w:rPr>
          <w:rFonts w:hint="eastAsia"/>
        </w:rPr>
        <w:t>在</w:t>
      </w:r>
      <w:r>
        <w:t>录音过程中，端侧音频引擎自动执行</w:t>
      </w:r>
      <w:r>
        <w:rPr>
          <w:b/>
          <w:bCs/>
        </w:rPr>
        <w:t>环境降噪与人声增强处理</w:t>
      </w:r>
      <w:r>
        <w:t>，有效抑制翻书声、咳嗽声等背景噪音，以适应复杂课堂环境。同时，系统内置了</w:t>
      </w:r>
      <w:r>
        <w:rPr>
          <w:b/>
          <w:bCs/>
        </w:rPr>
        <w:t>实时语义分析</w:t>
      </w:r>
      <w:r>
        <w:t>引擎，能够动态监听教师讲解中的高频关键词与语气特征，自动识别出</w:t>
      </w:r>
      <w:r>
        <w:rPr>
          <w:rFonts w:hint="eastAsia"/>
        </w:rPr>
        <w:t>“</w:t>
      </w:r>
      <w:r>
        <w:t>强调语句</w:t>
      </w:r>
      <w:r>
        <w:rPr>
          <w:rFonts w:hint="eastAsia"/>
        </w:rPr>
        <w:t>”</w:t>
      </w:r>
      <w:r>
        <w:t>（如</w:t>
      </w:r>
      <w:r>
        <w:rPr>
          <w:rFonts w:hint="eastAsia"/>
        </w:rPr>
        <w:t>“</w:t>
      </w:r>
      <w:r>
        <w:t>重点是</w:t>
      </w:r>
      <w:r>
        <w:rPr>
          <w:rFonts w:hint="eastAsia"/>
        </w:rPr>
        <w:t>”</w:t>
      </w:r>
      <w:r>
        <w:t>）、</w:t>
      </w:r>
      <w:r>
        <w:rPr>
          <w:rFonts w:hint="eastAsia"/>
        </w:rPr>
        <w:t>“</w:t>
      </w:r>
      <w:r>
        <w:t>总结性表达</w:t>
      </w:r>
      <w:r>
        <w:rPr>
          <w:rFonts w:hint="eastAsia"/>
        </w:rPr>
        <w:t>”</w:t>
      </w:r>
      <w:r>
        <w:t>及</w:t>
      </w:r>
      <w:r>
        <w:rPr>
          <w:rFonts w:hint="eastAsia"/>
        </w:rPr>
        <w:t>“</w:t>
      </w:r>
      <w:r>
        <w:t>概念定义段落</w:t>
      </w:r>
      <w:r>
        <w:rPr>
          <w:rFonts w:hint="eastAsia"/>
        </w:rPr>
        <w:t>”</w:t>
      </w:r>
      <w:r>
        <w:t>，并在时间轴上即时生成语义标记点</w:t>
      </w:r>
      <w:r>
        <w:rPr>
          <w:rFonts w:hint="eastAsia"/>
        </w:rPr>
        <w:t>，</w:t>
      </w:r>
      <w:r>
        <w:t>为后续内容定位与复习导航提供基础线索。</w:t>
      </w:r>
    </w:p>
    <w:p w14:paraId="7E511F4C" w14:textId="77777777" w:rsidR="000328F8" w:rsidRDefault="00000000">
      <w:pPr>
        <w:pStyle w:val="a1"/>
        <w:ind w:firstLine="480"/>
      </w:pPr>
      <w:r>
        <w:t>在</w:t>
      </w:r>
      <w:r>
        <w:rPr>
          <w:b/>
          <w:bCs/>
        </w:rPr>
        <w:t>视觉</w:t>
      </w:r>
      <w:r>
        <w:t>层面，针对</w:t>
      </w:r>
      <w:r>
        <w:rPr>
          <w:b/>
          <w:bCs/>
        </w:rPr>
        <w:t>课堂板书与投影内容</w:t>
      </w:r>
      <w:r>
        <w:t>的采集，系统通过移动端摄像头提供智能拍摄功能。系统内置的视觉算法能够实时检测板书或</w:t>
      </w:r>
      <w:r>
        <w:t>PPT</w:t>
      </w:r>
      <w:r>
        <w:t>的边缘，自动纠</w:t>
      </w:r>
      <w:r>
        <w:lastRenderedPageBreak/>
        <w:t>正因侧拍导致的透视变形，并进行去反光与图像增强处理，确保生成的图片清晰可读且易于</w:t>
      </w:r>
      <w:r>
        <w:t>OCR</w:t>
      </w:r>
      <w:r>
        <w:t>识别。此外，系统打破了即时拍摄与存量资料的壁垒，支持用户直接导入</w:t>
      </w:r>
      <w:r>
        <w:t>PPT</w:t>
      </w:r>
      <w:r>
        <w:t>、</w:t>
      </w:r>
      <w:r>
        <w:t>PDF</w:t>
      </w:r>
      <w:r>
        <w:t>及</w:t>
      </w:r>
      <w:r>
        <w:t>Word</w:t>
      </w:r>
      <w:r>
        <w:t>格式的</w:t>
      </w:r>
      <w:r>
        <w:rPr>
          <w:b/>
          <w:bCs/>
        </w:rPr>
        <w:t>电子课件</w:t>
      </w:r>
      <w:r>
        <w:t>。系统会自动解析这些文档的章节结构，将其作为骨架与课堂实录内容进行挂载融合。</w:t>
      </w:r>
    </w:p>
    <w:p w14:paraId="76651720" w14:textId="77777777" w:rsidR="000328F8" w:rsidRDefault="00000000">
      <w:pPr>
        <w:pStyle w:val="a1"/>
        <w:ind w:firstLine="480"/>
      </w:pPr>
      <w:r>
        <w:t>在</w:t>
      </w:r>
      <w:r>
        <w:rPr>
          <w:rFonts w:hint="eastAsia"/>
          <w:b/>
          <w:bCs/>
        </w:rPr>
        <w:t>笔记</w:t>
      </w:r>
      <w:r>
        <w:t>层面，为了满足不同场景下的记录需求，系统提供了双轨制的笔记输入方式。面向平板端用户，系统提供了高精度的</w:t>
      </w:r>
      <w:r>
        <w:rPr>
          <w:b/>
          <w:bCs/>
        </w:rPr>
        <w:t>手写笔记</w:t>
      </w:r>
      <w:r>
        <w:t>输入环境。与传统数字笔记不同的是，系统在记录笔迹轨迹的同时，同步采集对应的</w:t>
      </w:r>
      <w:r>
        <w:rPr>
          <w:b/>
          <w:bCs/>
        </w:rPr>
        <w:t>时间信息</w:t>
      </w:r>
      <w:r>
        <w:t>，并将每一笔笔画与课堂录音时间轴进行自动绑定。这一机制使得笔记不再是静态结果，而成为可被回放与追溯的学习过程记录，为后续情景复现提供关键支撑。对于不习惯手写的用户，系统同样提供了</w:t>
      </w:r>
      <w:r>
        <w:rPr>
          <w:rFonts w:hint="eastAsia"/>
          <w:b/>
          <w:bCs/>
        </w:rPr>
        <w:t>“</w:t>
      </w:r>
      <w:r>
        <w:rPr>
          <w:b/>
          <w:bCs/>
        </w:rPr>
        <w:t>随心记</w:t>
      </w:r>
      <w:r>
        <w:rPr>
          <w:rFonts w:hint="eastAsia"/>
          <w:b/>
          <w:bCs/>
        </w:rPr>
        <w:t>”</w:t>
      </w:r>
      <w:r>
        <w:rPr>
          <w:b/>
          <w:bCs/>
        </w:rPr>
        <w:t>文本输入区</w:t>
      </w:r>
      <w:r>
        <w:t>，支持快速键入关键词、灵感片段或从浏览器复制的补充材料。无论是手写还是键盘输入，所有的记录行为都会被系统打上时间戳，成为可被回放与追溯的动态过程数据。</w:t>
      </w:r>
    </w:p>
    <w:p w14:paraId="4CBB7C39" w14:textId="77777777" w:rsidR="000328F8" w:rsidRDefault="00000000">
      <w:pPr>
        <w:pStyle w:val="4"/>
      </w:pPr>
      <w:r>
        <w:t>智能化处理与</w:t>
      </w:r>
      <w:r>
        <w:rPr>
          <w:rFonts w:hint="eastAsia"/>
        </w:rPr>
        <w:t>结构化归档</w:t>
      </w:r>
    </w:p>
    <w:p w14:paraId="0CFF2C9B" w14:textId="77777777" w:rsidR="000328F8" w:rsidRDefault="00000000">
      <w:pPr>
        <w:pStyle w:val="a1"/>
        <w:ind w:firstLine="480"/>
      </w:pPr>
      <w:r>
        <w:t>在</w:t>
      </w:r>
      <w:r>
        <w:rPr>
          <w:rFonts w:hint="eastAsia"/>
        </w:rPr>
        <w:t>单次学习</w:t>
      </w:r>
      <w:r>
        <w:t>结束后，系统自动对采集到的多模态数据进行后台处理。</w:t>
      </w:r>
    </w:p>
    <w:p w14:paraId="16A76748" w14:textId="77777777" w:rsidR="000328F8" w:rsidRDefault="00000000">
      <w:pPr>
        <w:pStyle w:val="a1"/>
        <w:ind w:firstLine="480"/>
      </w:pPr>
      <w:r>
        <w:t>通过语义分析与知识抽取机制，系统将离散的录音片段、板书图片、电子课件页及用户笔记进行逻辑关联，生成一份以知识点为核心的</w:t>
      </w:r>
      <w:r>
        <w:rPr>
          <w:b/>
          <w:bCs/>
        </w:rPr>
        <w:t>结构化课堂实录文档</w:t>
      </w:r>
      <w:r>
        <w:t>。该文档并非简单的素材堆叠，而是依据课程逻辑自动划分章节，支持用户进行二次编辑与补充。</w:t>
      </w:r>
    </w:p>
    <w:p w14:paraId="37047D3F" w14:textId="77777777" w:rsidR="000328F8" w:rsidRDefault="00000000">
      <w:pPr>
        <w:pStyle w:val="a1"/>
        <w:ind w:firstLine="480"/>
      </w:pPr>
      <w:r>
        <w:t>同时，系统采用增量更新机制，将本节课的新增知识点自动并入课程级的全局知识图谱中，动态更新对应的思维导图分支。这一过程确保了用户的知识库随着课程进度自动生长，始终保持结构稳定与内容可追溯，为后续的复习回溯、认知诊断与备考规划奠定了统一的数据基础。</w:t>
      </w:r>
    </w:p>
    <w:p w14:paraId="5EFE5E05" w14:textId="77777777" w:rsidR="000328F8" w:rsidRDefault="00000000">
      <w:pPr>
        <w:pStyle w:val="3"/>
        <w:ind w:left="862" w:hanging="720"/>
      </w:pPr>
      <w:bookmarkStart w:id="229" w:name="_Toc17139"/>
      <w:r>
        <w:rPr>
          <w:rFonts w:hint="eastAsia"/>
        </w:rPr>
        <w:t>模块二：</w:t>
      </w:r>
      <w:r>
        <w:t>沉浸式复习</w:t>
      </w:r>
      <w:r>
        <w:rPr>
          <w:rFonts w:hint="eastAsia"/>
        </w:rPr>
        <w:t>模块</w:t>
      </w:r>
      <w:bookmarkEnd w:id="229"/>
    </w:p>
    <w:p w14:paraId="56F24D9A" w14:textId="77777777" w:rsidR="000328F8" w:rsidRDefault="00000000">
      <w:pPr>
        <w:pStyle w:val="a1"/>
        <w:ind w:firstLine="480"/>
      </w:pPr>
      <w:r>
        <w:t>在传统复习过程中，学习者往往只能面对脱离原始语境的文字笔记或课件内容，难以回忆教师当时的讲解方式与强调重点，从而影响理解效率。本模块以</w:t>
      </w:r>
      <w:r>
        <w:rPr>
          <w:rFonts w:hint="eastAsia"/>
        </w:rPr>
        <w:t>“</w:t>
      </w:r>
      <w:r>
        <w:rPr>
          <w:b/>
          <w:bCs/>
        </w:rPr>
        <w:t>情景重建</w:t>
      </w:r>
      <w:r>
        <w:rPr>
          <w:rFonts w:hint="eastAsia"/>
        </w:rPr>
        <w:t>”</w:t>
      </w:r>
      <w:r>
        <w:t>为核心理念，通过多模态同步回溯机制，重建课堂学习情境，降低理解与记忆成本</w:t>
      </w:r>
      <w:r>
        <w:rPr>
          <w:rFonts w:hint="eastAsia"/>
        </w:rPr>
        <w:t>，</w:t>
      </w:r>
      <w:r>
        <w:t>将复习行为从</w:t>
      </w:r>
      <w:r>
        <w:rPr>
          <w:rFonts w:hint="eastAsia"/>
        </w:rPr>
        <w:t>“</w:t>
      </w:r>
      <w:r>
        <w:t>重新阅读资料</w:t>
      </w:r>
      <w:r>
        <w:rPr>
          <w:rFonts w:hint="eastAsia"/>
        </w:rPr>
        <w:t>”</w:t>
      </w:r>
      <w:r>
        <w:t>升级为</w:t>
      </w:r>
      <w:r>
        <w:rPr>
          <w:rFonts w:hint="eastAsia"/>
        </w:rPr>
        <w:t>“</w:t>
      </w:r>
      <w:r>
        <w:t>回到</w:t>
      </w:r>
      <w:r>
        <w:rPr>
          <w:rFonts w:hint="eastAsia"/>
        </w:rPr>
        <w:t>课堂</w:t>
      </w:r>
      <w:r>
        <w:t>现场</w:t>
      </w:r>
      <w:r>
        <w:rPr>
          <w:rFonts w:hint="eastAsia"/>
        </w:rPr>
        <w:t>”</w:t>
      </w:r>
      <w:r>
        <w:t>。</w:t>
      </w:r>
    </w:p>
    <w:p w14:paraId="0C3390F4" w14:textId="77777777" w:rsidR="000328F8" w:rsidRDefault="00000000">
      <w:pPr>
        <w:pStyle w:val="4"/>
      </w:pPr>
      <w:r>
        <w:rPr>
          <w:rFonts w:hint="eastAsia"/>
        </w:rPr>
        <w:t>可视化</w:t>
      </w:r>
      <w:r>
        <w:t>复习导航地图</w:t>
      </w:r>
    </w:p>
    <w:p w14:paraId="184F5524" w14:textId="77777777" w:rsidR="000328F8" w:rsidRDefault="00000000">
      <w:pPr>
        <w:pStyle w:val="a1"/>
        <w:ind w:firstLine="480"/>
      </w:pPr>
      <w:r>
        <w:t>系统以动态知识图谱为基础，为用户提供</w:t>
      </w:r>
      <w:r>
        <w:rPr>
          <w:rFonts w:hint="eastAsia"/>
        </w:rPr>
        <w:t>全景式的</w:t>
      </w:r>
      <w:r>
        <w:t>课程级</w:t>
      </w:r>
      <w:r>
        <w:rPr>
          <w:b/>
          <w:bCs/>
        </w:rPr>
        <w:t>复习导航入口</w:t>
      </w:r>
      <w:r>
        <w:t>。课程整体结构以</w:t>
      </w:r>
      <w:r>
        <w:rPr>
          <w:rFonts w:hint="eastAsia"/>
        </w:rPr>
        <w:t>高可视化的</w:t>
      </w:r>
      <w:r>
        <w:t>知识树或思维导图形式呈现，清晰</w:t>
      </w:r>
      <w:r>
        <w:rPr>
          <w:rFonts w:hint="eastAsia"/>
        </w:rPr>
        <w:t>展示</w:t>
      </w:r>
      <w:r>
        <w:t>章节层级、知识</w:t>
      </w:r>
      <w:r>
        <w:lastRenderedPageBreak/>
        <w:t>点</w:t>
      </w:r>
      <w:r>
        <w:rPr>
          <w:rFonts w:hint="eastAsia"/>
        </w:rPr>
        <w:t>的前置</w:t>
      </w:r>
      <w:r>
        <w:t>依赖关系及整体学习进度。每一个知识节点均具备</w:t>
      </w:r>
      <w:r>
        <w:rPr>
          <w:b/>
          <w:bCs/>
        </w:rPr>
        <w:t>状态标识</w:t>
      </w:r>
      <w:r>
        <w:t>，直观反映该节点的当前掌握情况、复习紧迫度及考点权重。用户在宏观层面即可一目了然地识别薄弱环节与高频考点，快速制定复习策略并定位</w:t>
      </w:r>
      <w:r>
        <w:rPr>
          <w:rFonts w:hint="eastAsia"/>
        </w:rPr>
        <w:t>复</w:t>
      </w:r>
      <w:r>
        <w:t>习重点。</w:t>
      </w:r>
    </w:p>
    <w:p w14:paraId="23A14893" w14:textId="77777777" w:rsidR="000328F8" w:rsidRDefault="00000000">
      <w:pPr>
        <w:pStyle w:val="a1"/>
        <w:ind w:firstLine="480"/>
      </w:pPr>
      <w:r>
        <w:t>该导航地图不仅承担入口功能，同时也是系统进行后续诊断与规划的重要依据。</w:t>
      </w:r>
    </w:p>
    <w:p w14:paraId="09518C14" w14:textId="77777777" w:rsidR="000328F8" w:rsidRDefault="00000000">
      <w:pPr>
        <w:pStyle w:val="4"/>
      </w:pPr>
      <w:r>
        <w:t>多维同步回溯交互界面</w:t>
      </w:r>
    </w:p>
    <w:p w14:paraId="5E5DA05B" w14:textId="77777777" w:rsidR="000328F8" w:rsidRDefault="00000000">
      <w:pPr>
        <w:pStyle w:val="a1"/>
        <w:ind w:firstLine="480"/>
      </w:pPr>
      <w:r>
        <w:t>当用户在导航地图中选定某一知识点</w:t>
      </w:r>
      <w:r>
        <w:rPr>
          <w:rFonts w:hint="eastAsia"/>
        </w:rPr>
        <w:t>，或通过搜索关键词定位到具体内容时</w:t>
      </w:r>
      <w:r>
        <w:t>，系统将进入沉浸式复习界面。该界面以</w:t>
      </w:r>
      <w:r>
        <w:rPr>
          <w:b/>
          <w:bCs/>
        </w:rPr>
        <w:t>时间轴</w:t>
      </w:r>
      <w:r>
        <w:t>为主线，呈现多个信息通道</w:t>
      </w:r>
      <w:r>
        <w:rPr>
          <w:rFonts w:hint="eastAsia"/>
        </w:rPr>
        <w:t>，构建了“音</w:t>
      </w:r>
      <w:r>
        <w:rPr>
          <w:rFonts w:hint="eastAsia"/>
        </w:rPr>
        <w:t>-</w:t>
      </w:r>
      <w:r>
        <w:rPr>
          <w:rFonts w:hint="eastAsia"/>
        </w:rPr>
        <w:t>画</w:t>
      </w:r>
      <w:r>
        <w:rPr>
          <w:rFonts w:hint="eastAsia"/>
        </w:rPr>
        <w:t>-</w:t>
      </w:r>
      <w:r>
        <w:rPr>
          <w:rFonts w:hint="eastAsia"/>
        </w:rPr>
        <w:t>笔”三位一体的同步复习环境</w:t>
      </w:r>
      <w:r>
        <w:t>。</w:t>
      </w:r>
    </w:p>
    <w:p w14:paraId="362F2823" w14:textId="77777777" w:rsidR="000328F8" w:rsidRDefault="00000000">
      <w:pPr>
        <w:pStyle w:val="a1"/>
        <w:ind w:firstLine="480"/>
      </w:pPr>
      <w:r>
        <w:t>在</w:t>
      </w:r>
      <w:r>
        <w:rPr>
          <w:b/>
          <w:bCs/>
        </w:rPr>
        <w:t>视觉</w:t>
      </w:r>
      <w:r>
        <w:t>通道中，系统自动定位并展示该知识点对应的课堂</w:t>
      </w:r>
      <w:r>
        <w:t>PPT</w:t>
      </w:r>
      <w:r>
        <w:t>页面或板书画面；在</w:t>
      </w:r>
      <w:r>
        <w:rPr>
          <w:b/>
          <w:bCs/>
        </w:rPr>
        <w:t>听觉</w:t>
      </w:r>
      <w:r>
        <w:t>通道中，系统提取与该知识点高度相关的核心讲解录音片段，并进行去冗处理</w:t>
      </w:r>
      <w:r>
        <w:rPr>
          <w:rFonts w:hint="eastAsia"/>
        </w:rPr>
        <w:t>，</w:t>
      </w:r>
      <w:r>
        <w:t>跳过无效的静音与</w:t>
      </w:r>
      <w:r>
        <w:rPr>
          <w:rFonts w:hint="eastAsia"/>
        </w:rPr>
        <w:t>无关内容</w:t>
      </w:r>
      <w:r>
        <w:t>；在</w:t>
      </w:r>
      <w:r>
        <w:rPr>
          <w:b/>
          <w:bCs/>
        </w:rPr>
        <w:t>行为</w:t>
      </w:r>
      <w:r>
        <w:t>通道中，系统可动态回放用户当时的手写笔记过程。</w:t>
      </w:r>
    </w:p>
    <w:p w14:paraId="1E085B45" w14:textId="77777777" w:rsidR="000328F8" w:rsidRDefault="00000000">
      <w:pPr>
        <w:pStyle w:val="a1"/>
        <w:ind w:firstLine="480"/>
      </w:pPr>
      <w:r>
        <w:t>通过上述多维信息的协同呈现，系统有效唤醒用户对课堂情境的记忆，使复习过程更加贴近真实学习体验，显著提升理解效率。</w:t>
      </w:r>
    </w:p>
    <w:p w14:paraId="7C1E7F78" w14:textId="77777777" w:rsidR="000328F8" w:rsidRDefault="00000000">
      <w:pPr>
        <w:pStyle w:val="3"/>
        <w:ind w:left="862" w:hanging="720"/>
      </w:pPr>
      <w:bookmarkStart w:id="230" w:name="_Toc8865"/>
      <w:r>
        <w:rPr>
          <w:rFonts w:hint="eastAsia"/>
        </w:rPr>
        <w:t>模块三：</w:t>
      </w:r>
      <w:r>
        <w:t>助学智能体</w:t>
      </w:r>
      <w:r>
        <w:rPr>
          <w:rFonts w:hint="eastAsia"/>
        </w:rPr>
        <w:t>模块</w:t>
      </w:r>
      <w:bookmarkEnd w:id="230"/>
    </w:p>
    <w:p w14:paraId="27C21A89" w14:textId="77777777" w:rsidR="000328F8" w:rsidRDefault="00000000">
      <w:pPr>
        <w:pStyle w:val="a1"/>
        <w:ind w:firstLine="480"/>
      </w:pPr>
      <w:r>
        <w:t>助学智能体是系统中承担主动干预与学习调控职责的核心功能模块，其设计目标并非被动响应用户提问，而是在学习过程中持续感知用户的理解状态，</w:t>
      </w:r>
      <w:r>
        <w:rPr>
          <w:b/>
          <w:bCs/>
        </w:rPr>
        <w:t>主动识别潜在认知风险</w:t>
      </w:r>
      <w:r>
        <w:t>，并在合适的时间点提供精准、低干扰的学习支持。该模块重点解决传统学习工具中</w:t>
      </w:r>
      <w:r>
        <w:rPr>
          <w:rFonts w:hint="eastAsia"/>
        </w:rPr>
        <w:t>“</w:t>
      </w:r>
      <w:r>
        <w:t>理解障碍隐性存在、暴露滞后</w:t>
      </w:r>
      <w:r>
        <w:rPr>
          <w:rFonts w:hint="eastAsia"/>
        </w:rPr>
        <w:t>”</w:t>
      </w:r>
      <w:r>
        <w:t>的问题，使学习干预由事后纠偏转向事前预警与过程性引导。</w:t>
      </w:r>
    </w:p>
    <w:p w14:paraId="0114985E" w14:textId="77777777" w:rsidR="000328F8" w:rsidRDefault="00000000">
      <w:pPr>
        <w:pStyle w:val="a1"/>
        <w:ind w:firstLine="480"/>
      </w:pPr>
      <w:r>
        <w:t>在系统整体架构中，助学智能体以动态知识图谱和用户行为模型为基础运行，通过持续分析知识结构完整性与学习行为轨迹，对用户的认知状态进行综合评估，并据此触发相应的干预策略。</w:t>
      </w:r>
    </w:p>
    <w:p w14:paraId="6151478D" w14:textId="77777777" w:rsidR="000328F8" w:rsidRDefault="00000000">
      <w:pPr>
        <w:pStyle w:val="4"/>
      </w:pPr>
      <w:r>
        <w:t>知识短板自动发现机制</w:t>
      </w:r>
    </w:p>
    <w:p w14:paraId="683F50DA" w14:textId="77777777" w:rsidR="000328F8" w:rsidRDefault="00000000">
      <w:pPr>
        <w:pStyle w:val="a1"/>
        <w:ind w:firstLine="480"/>
      </w:pPr>
      <w:r>
        <w:t>在</w:t>
      </w:r>
      <w:r>
        <w:rPr>
          <w:b/>
          <w:bCs/>
        </w:rPr>
        <w:t>知识结构</w:t>
      </w:r>
      <w:r>
        <w:t>层面，系统依托</w:t>
      </w:r>
      <w:r>
        <w:rPr>
          <w:b/>
          <w:bCs/>
        </w:rPr>
        <w:t>动态知识图谱</w:t>
      </w:r>
      <w:r>
        <w:t>对课程知识点之间的</w:t>
      </w:r>
      <w:r>
        <w:rPr>
          <w:b/>
          <w:bCs/>
        </w:rPr>
        <w:t>先后依赖关系与逻辑约束</w:t>
      </w:r>
      <w:r>
        <w:t>进行持续监测。通过对概念节点、推导关系和应用路径的完整性分析，系统能够识别知识链条中存在的前置概念缺失、关键节点跳跃或逻辑闭环不完整等情况。当某一知识点在图谱中呈现出</w:t>
      </w:r>
      <w:r>
        <w:rPr>
          <w:rFonts w:hint="eastAsia"/>
        </w:rPr>
        <w:t>“</w:t>
      </w:r>
      <w:r>
        <w:t>被频繁引用但自身掌握证据不足</w:t>
      </w:r>
      <w:r>
        <w:rPr>
          <w:rFonts w:hint="eastAsia"/>
        </w:rPr>
        <w:t>”</w:t>
      </w:r>
      <w:r>
        <w:t>的特征时，系统将其标记为潜在风险节点，并纳入重点监测范围。</w:t>
      </w:r>
    </w:p>
    <w:p w14:paraId="42A201E8" w14:textId="77777777" w:rsidR="000328F8" w:rsidRDefault="00000000">
      <w:pPr>
        <w:pStyle w:val="a1"/>
        <w:ind w:firstLine="480"/>
      </w:pPr>
      <w:r>
        <w:lastRenderedPageBreak/>
        <w:t>在</w:t>
      </w:r>
      <w:r>
        <w:rPr>
          <w:b/>
          <w:bCs/>
        </w:rPr>
        <w:t>学习行为</w:t>
      </w:r>
      <w:r>
        <w:t>层面，助学智能体进一步结合用户在复习与演练过程中的</w:t>
      </w:r>
      <w:r>
        <w:rPr>
          <w:b/>
          <w:bCs/>
        </w:rPr>
        <w:t>行为数据</w:t>
      </w:r>
      <w:r>
        <w:t>，对其认知状态进行动态推断。系统重点分析用户在不同知识节点上的停留时长、重复回溯次数、错题集中度以及解题路径偏差等特征，识别</w:t>
      </w:r>
      <w:r>
        <w:rPr>
          <w:rFonts w:hint="eastAsia"/>
        </w:rPr>
        <w:t>“</w:t>
      </w:r>
      <w:r>
        <w:t>表面学习</w:t>
      </w:r>
      <w:r>
        <w:rPr>
          <w:rFonts w:hint="eastAsia"/>
        </w:rPr>
        <w:t>”</w:t>
      </w:r>
      <w:r>
        <w:t>与</w:t>
      </w:r>
      <w:r>
        <w:rPr>
          <w:rFonts w:hint="eastAsia"/>
        </w:rPr>
        <w:t>“</w:t>
      </w:r>
      <w:r>
        <w:t>真实理解不足</w:t>
      </w:r>
      <w:r>
        <w:rPr>
          <w:rFonts w:hint="eastAsia"/>
        </w:rPr>
        <w:t>”</w:t>
      </w:r>
      <w:r>
        <w:t>之间的差异。例如，当用户对某一知识点反复回放讲解片段却仍在相关题目中持续出错时，系统将判定其存在隐性理解障碍。</w:t>
      </w:r>
    </w:p>
    <w:p w14:paraId="5827A21C" w14:textId="77777777" w:rsidR="000328F8" w:rsidRDefault="00000000">
      <w:pPr>
        <w:pStyle w:val="a1"/>
        <w:ind w:firstLine="480"/>
      </w:pPr>
      <w:r>
        <w:t>通过将</w:t>
      </w:r>
      <w:r>
        <w:rPr>
          <w:b/>
          <w:bCs/>
        </w:rPr>
        <w:t>知识结构分析与行为模式分析进行融合</w:t>
      </w:r>
      <w:r>
        <w:t>，助学智能体能够在用户尚未形成大量错题积累之前，</w:t>
      </w:r>
      <w:r>
        <w:rPr>
          <w:b/>
          <w:bCs/>
        </w:rPr>
        <w:t>提前识别理解薄弱环节</w:t>
      </w:r>
      <w:r>
        <w:t>，实现对学习风险的前置感知与定位。这种双重机制有效避免了传统学习系统中</w:t>
      </w:r>
      <w:r>
        <w:rPr>
          <w:rFonts w:hint="eastAsia"/>
        </w:rPr>
        <w:t>“</w:t>
      </w:r>
      <w:r>
        <w:t>以结果倒推问题</w:t>
      </w:r>
      <w:r>
        <w:rPr>
          <w:rFonts w:hint="eastAsia"/>
        </w:rPr>
        <w:t>”</w:t>
      </w:r>
      <w:r>
        <w:t>的滞后性，为后续精准干预创造条件。</w:t>
      </w:r>
    </w:p>
    <w:p w14:paraId="5F678115" w14:textId="77777777" w:rsidR="000328F8" w:rsidRDefault="00000000">
      <w:pPr>
        <w:pStyle w:val="4"/>
      </w:pPr>
      <w:r>
        <w:t>AI</w:t>
      </w:r>
      <w:r>
        <w:t>助教补位与众源增强</w:t>
      </w:r>
    </w:p>
    <w:p w14:paraId="7E722A6B" w14:textId="77777777" w:rsidR="000328F8" w:rsidRDefault="00000000">
      <w:pPr>
        <w:pStyle w:val="a1"/>
        <w:ind w:firstLine="480"/>
      </w:pPr>
      <w:r>
        <w:t>针对已识别的薄弱知识点，系统将调度助学智能体执行定向补强任务。智能体首先基于</w:t>
      </w:r>
      <w:r>
        <w:rPr>
          <w:b/>
          <w:bCs/>
        </w:rPr>
        <w:t>知识图谱</w:t>
      </w:r>
      <w:r>
        <w:t>中该节点的上下文结构，对其所属章节、前置概念及常见理解误区进行综合解析，明确补强所需的知识层级与解释深度。在此基础上，智能体从</w:t>
      </w:r>
      <w:r>
        <w:rPr>
          <w:b/>
          <w:bCs/>
        </w:rPr>
        <w:t>公开教育资源</w:t>
      </w:r>
      <w:r>
        <w:t>中检索高质量内容，包括权威课程平台、公开视频课程及专业知识库等，并依据内容相关度、讲解清晰度及时长匹配度进行多维筛选。</w:t>
      </w:r>
    </w:p>
    <w:p w14:paraId="52F92739" w14:textId="77777777" w:rsidR="000328F8" w:rsidRDefault="00000000">
      <w:pPr>
        <w:pStyle w:val="a1"/>
        <w:ind w:firstLine="480"/>
      </w:pPr>
      <w:r>
        <w:t>为避免信息过载，系统不会直接向用户推送完整课程或长视频，而是对检索到的内容进行</w:t>
      </w:r>
      <w:r>
        <w:rPr>
          <w:b/>
          <w:bCs/>
        </w:rPr>
        <w:t>语义切片与重组</w:t>
      </w:r>
      <w:r>
        <w:t>，提取最契合当前知识短板的关键讲解片段，并将其作为补充资源精确绑定回对应的知识图谱节点。用户在复习该节点时，可在不跳出原学习路径的前提下，获取针对性极强的外部解释支持。</w:t>
      </w:r>
    </w:p>
    <w:p w14:paraId="6B0AAFFA" w14:textId="77777777" w:rsidR="000328F8" w:rsidRDefault="00000000">
      <w:pPr>
        <w:pStyle w:val="a1"/>
        <w:ind w:firstLine="480"/>
      </w:pPr>
      <w:r>
        <w:t>该补位机制并非替代课堂内容，而是作为课堂讲解的</w:t>
      </w:r>
      <w:r>
        <w:rPr>
          <w:b/>
          <w:bCs/>
        </w:rPr>
        <w:t>结构性增强</w:t>
      </w:r>
      <w:r>
        <w:t>。当原始教学材料在表述方式、节奏或示例选择上无法满足个体理解需求时，助学智能体通过引入多源优质讲解视角，为学习者提供更适配的认知入口，从而降低理解门槛，提高学习效率。</w:t>
      </w:r>
    </w:p>
    <w:p w14:paraId="11D5744A" w14:textId="77777777" w:rsidR="000328F8" w:rsidRDefault="00000000">
      <w:pPr>
        <w:pStyle w:val="a1"/>
        <w:ind w:firstLine="480"/>
      </w:pPr>
      <w:r>
        <w:t>通过</w:t>
      </w:r>
      <w:r>
        <w:rPr>
          <w:rFonts w:hint="eastAsia"/>
        </w:rPr>
        <w:t>“</w:t>
      </w:r>
      <w:r>
        <w:t>识别</w:t>
      </w:r>
      <w:r>
        <w:rPr>
          <w:rFonts w:hint="eastAsia"/>
        </w:rPr>
        <w:t>--</w:t>
      </w:r>
      <w:r>
        <w:t>补强</w:t>
      </w:r>
      <w:r>
        <w:rPr>
          <w:rFonts w:hint="eastAsia"/>
        </w:rPr>
        <w:t>--</w:t>
      </w:r>
      <w:r>
        <w:t>反馈</w:t>
      </w:r>
      <w:r>
        <w:rPr>
          <w:rFonts w:hint="eastAsia"/>
        </w:rPr>
        <w:t>”</w:t>
      </w:r>
      <w:r>
        <w:t>的持续循环，助学智能体能够不断修正对用户认知状态的判断，并动态调整干预策略，最终形成一个以学习效果为导向的自适应助学支持体系。这一机制使系统从传统的工具型学习平台，进一步演进为具备主动教学辅助能力的智能学习环境。</w:t>
      </w:r>
    </w:p>
    <w:p w14:paraId="14AC613E" w14:textId="77777777" w:rsidR="000328F8" w:rsidRDefault="00000000">
      <w:pPr>
        <w:pStyle w:val="3"/>
        <w:ind w:left="862" w:hanging="720"/>
      </w:pPr>
      <w:bookmarkStart w:id="231" w:name="_Toc28984"/>
      <w:r>
        <w:rPr>
          <w:rFonts w:hint="eastAsia"/>
        </w:rPr>
        <w:t>模块四：</w:t>
      </w:r>
      <w:r>
        <w:t>闭环</w:t>
      </w:r>
      <w:r>
        <w:rPr>
          <w:rFonts w:hint="eastAsia"/>
        </w:rPr>
        <w:t>总结</w:t>
      </w:r>
      <w:r>
        <w:t>与</w:t>
      </w:r>
      <w:r>
        <w:rPr>
          <w:rFonts w:hint="eastAsia"/>
        </w:rPr>
        <w:t>演练</w:t>
      </w:r>
      <w:bookmarkEnd w:id="231"/>
    </w:p>
    <w:p w14:paraId="52080135" w14:textId="77777777" w:rsidR="000328F8" w:rsidRDefault="00000000">
      <w:pPr>
        <w:pStyle w:val="a1"/>
        <w:ind w:firstLine="480"/>
      </w:pPr>
      <w:r>
        <w:t>闭环</w:t>
      </w:r>
      <w:r>
        <w:rPr>
          <w:rFonts w:hint="eastAsia"/>
        </w:rPr>
        <w:t>总结</w:t>
      </w:r>
      <w:r>
        <w:t>与演练模块是系统中实现</w:t>
      </w:r>
      <w:r>
        <w:rPr>
          <w:rFonts w:hint="eastAsia"/>
        </w:rPr>
        <w:t>“</w:t>
      </w:r>
      <w:r>
        <w:t>学习效果可验证、认知状态可追溯</w:t>
      </w:r>
      <w:r>
        <w:rPr>
          <w:rFonts w:hint="eastAsia"/>
        </w:rPr>
        <w:t>”</w:t>
      </w:r>
      <w:r>
        <w:t>的关键环节，其核心价值在于将测评行为从传统的结果判断工具，转化为驱动知识结构更新与学习路径调整的重要依据。该模块通过将测评数据与知识图谱进行深度耦合，使复习过程由经验导向转向数据与结构双重支撑，从而有效避免学习过</w:t>
      </w:r>
      <w:r>
        <w:lastRenderedPageBreak/>
        <w:t>程中</w:t>
      </w:r>
      <w:r>
        <w:rPr>
          <w:rFonts w:hint="eastAsia"/>
        </w:rPr>
        <w:t>“</w:t>
      </w:r>
      <w:r>
        <w:t>刷题有效但理解不清</w:t>
      </w:r>
      <w:r>
        <w:rPr>
          <w:rFonts w:hint="eastAsia"/>
        </w:rPr>
        <w:t>”“</w:t>
      </w:r>
      <w:r>
        <w:t>知道对错却不知道原因</w:t>
      </w:r>
      <w:r>
        <w:rPr>
          <w:rFonts w:hint="eastAsia"/>
        </w:rPr>
        <w:t>”</w:t>
      </w:r>
      <w:r>
        <w:t>等常见问题。</w:t>
      </w:r>
    </w:p>
    <w:p w14:paraId="0CC178EA" w14:textId="77777777" w:rsidR="000328F8" w:rsidRDefault="00000000">
      <w:pPr>
        <w:pStyle w:val="a1"/>
        <w:ind w:firstLine="480"/>
      </w:pPr>
      <w:r>
        <w:t>在系统运行过程中，测评不再被视为独立于学习内容之外的附加环节，而是作为知识理解程度的重要观测窗口，其产生的所有结果均被用于反向校正知识结构与用户掌握状态。</w:t>
      </w:r>
    </w:p>
    <w:p w14:paraId="24915E0E" w14:textId="77777777" w:rsidR="000328F8" w:rsidRDefault="00000000">
      <w:pPr>
        <w:pStyle w:val="4"/>
      </w:pPr>
      <w:r>
        <w:rPr>
          <w:rFonts w:hint="eastAsia"/>
        </w:rPr>
        <w:t>考点建模与文档总结</w:t>
      </w:r>
    </w:p>
    <w:p w14:paraId="38D7F9FB" w14:textId="77777777" w:rsidR="000328F8" w:rsidRDefault="00000000">
      <w:pPr>
        <w:pStyle w:val="a1"/>
        <w:ind w:firstLine="480"/>
      </w:pPr>
      <w:r>
        <w:t>在</w:t>
      </w:r>
      <w:r>
        <w:rPr>
          <w:b/>
          <w:bCs/>
        </w:rPr>
        <w:t>考点建模与知识强化</w:t>
      </w:r>
      <w:r>
        <w:t>方面，系统首先通过对课堂教学语音、教师强调语义事件以及历年真题数据的综合分析，在知识图谱中构建考点权重分布模型。该模型综合考虑教师强调频次、概念在知识网络中的结构重要性以及历史考试中的出现概率，为各知识节点动态赋予不同的考查权重。在此基础上，系统能够以思维导图或知识树的形式生成</w:t>
      </w:r>
      <w:r>
        <w:rPr>
          <w:b/>
          <w:bCs/>
        </w:rPr>
        <w:t>考点热力图</w:t>
      </w:r>
      <w:r>
        <w:t>，通过颜色、节点大小或层级深度直观呈现知识点的重要程度与风险等级，帮助学习者快速识别复习重点与薄弱区域。</w:t>
      </w:r>
    </w:p>
    <w:p w14:paraId="4100F8F2" w14:textId="77777777" w:rsidR="000328F8" w:rsidRDefault="00000000">
      <w:pPr>
        <w:pStyle w:val="a1"/>
        <w:ind w:firstLine="480"/>
      </w:pPr>
      <w:r>
        <w:t>围绕重点知识节点，系统进一步支持</w:t>
      </w:r>
      <w:r>
        <w:rPr>
          <w:b/>
          <w:bCs/>
        </w:rPr>
        <w:t>重点知识文档</w:t>
      </w:r>
      <w:r>
        <w:t>的自动生成。该文档并非简单的知识汇总，而是基于知识图谱结构与测评数据进行有针对性的整理与重组，重点涵盖核心概念的规范化解释、关键推导或结论的逻辑说明，以及常见误区与易混点的系统归纳。通过这一方式，系统将分散在课堂讲解、笔记记录和题目解析中的关键信息整合为结构清晰、便于复习的知识材料，有效降低学习者自行整理复习资料的时间成本。</w:t>
      </w:r>
    </w:p>
    <w:p w14:paraId="3BE17798" w14:textId="77777777" w:rsidR="000328F8" w:rsidRDefault="00000000">
      <w:pPr>
        <w:pStyle w:val="4"/>
      </w:pPr>
      <w:r>
        <w:rPr>
          <w:rFonts w:hint="eastAsia"/>
        </w:rPr>
        <w:t>智能组卷与薄弱点回溯</w:t>
      </w:r>
    </w:p>
    <w:p w14:paraId="7FAA60EF" w14:textId="77777777" w:rsidR="000328F8" w:rsidRDefault="00000000">
      <w:pPr>
        <w:pStyle w:val="a1"/>
        <w:ind w:firstLine="480"/>
      </w:pPr>
      <w:r>
        <w:t>在</w:t>
      </w:r>
      <w:r>
        <w:rPr>
          <w:b/>
          <w:bCs/>
        </w:rPr>
        <w:t>测评执行</w:t>
      </w:r>
      <w:r>
        <w:t>层面，系统围绕知识图谱提供多种测评组织方式，包括面向单一知识节点或章节的</w:t>
      </w:r>
      <w:r>
        <w:rPr>
          <w:b/>
          <w:bCs/>
        </w:rPr>
        <w:t>专项练习</w:t>
      </w:r>
      <w:r>
        <w:t>，以及基于考点权重分布生成的</w:t>
      </w:r>
      <w:r>
        <w:rPr>
          <w:b/>
          <w:bCs/>
        </w:rPr>
        <w:t>全真模拟测试</w:t>
      </w:r>
      <w:r>
        <w:t>。智能组卷过程中，系统能够根据用户当前的知识掌握状态、目标考试类型及难度要求，对题型结构、题目比例与覆盖范围进行</w:t>
      </w:r>
      <w:r>
        <w:rPr>
          <w:b/>
          <w:bCs/>
        </w:rPr>
        <w:t>自适应配置</w:t>
      </w:r>
      <w:r>
        <w:t>，避免出现题目难度失衡或重复度过高的问题。用户亦可根据自身需求，对测评范围、题型构成及目标难度进行灵活调整。</w:t>
      </w:r>
    </w:p>
    <w:p w14:paraId="49C2B01A" w14:textId="77777777" w:rsidR="000328F8" w:rsidRDefault="00000000">
      <w:pPr>
        <w:pStyle w:val="a1"/>
        <w:ind w:firstLine="480"/>
      </w:pPr>
      <w:r>
        <w:t>测评完成后，系统将</w:t>
      </w:r>
      <w:r>
        <w:rPr>
          <w:b/>
          <w:bCs/>
        </w:rPr>
        <w:t>自动执行批改与分析流程</w:t>
      </w:r>
      <w:r>
        <w:t>。对于客观题，系统提供即时判分与正确答案对照；对于主观题，则通过关键词匹配与结构化评分方式，给出参考解答及得分点提示。所有测评结果均被精确映射回知识图谱中的对应节点，用于更新知识点的掌握状态和置信度评分。</w:t>
      </w:r>
    </w:p>
    <w:p w14:paraId="761FEF1F" w14:textId="77777777" w:rsidR="000328F8" w:rsidRDefault="00000000">
      <w:pPr>
        <w:pStyle w:val="a1"/>
        <w:ind w:firstLine="480"/>
      </w:pPr>
      <w:r>
        <w:t>错题在该模块中不再作为孤立的记录存在，而是被视为触发深度复习与认知回溯的重要入口。当用户点击某一道错题时，系统将自动定位其关联的知识节点，并支持直接跳转回对应的课堂讲解场景，重新呈现当时的课件内容、语音讲解及相关笔记记录，帮助学习者从源头理解错误产生的原因。通过</w:t>
      </w:r>
      <w:r>
        <w:rPr>
          <w:rFonts w:hint="eastAsia"/>
        </w:rPr>
        <w:t>“</w:t>
      </w:r>
      <w:r>
        <w:t>测评</w:t>
      </w:r>
      <w:r>
        <w:rPr>
          <w:rFonts w:hint="eastAsia"/>
        </w:rPr>
        <w:t>-</w:t>
      </w:r>
      <w:r>
        <w:t>反馈</w:t>
      </w:r>
      <w:r>
        <w:rPr>
          <w:rFonts w:hint="eastAsia"/>
        </w:rPr>
        <w:t>-</w:t>
      </w:r>
      <w:r>
        <w:t>回溯</w:t>
      </w:r>
      <w:r>
        <w:rPr>
          <w:rFonts w:hint="eastAsia"/>
        </w:rPr>
        <w:lastRenderedPageBreak/>
        <w:t>-</w:t>
      </w:r>
      <w:r>
        <w:t>再测评</w:t>
      </w:r>
      <w:r>
        <w:rPr>
          <w:rFonts w:hint="eastAsia"/>
        </w:rPr>
        <w:t>”</w:t>
      </w:r>
      <w:r>
        <w:t>的循环机制，系统构建起完整、可持续的</w:t>
      </w:r>
      <w:r>
        <w:rPr>
          <w:b/>
          <w:bCs/>
        </w:rPr>
        <w:t>学习闭环</w:t>
      </w:r>
      <w:r>
        <w:t>，使复习与演练真正服务于知识理解与能力提升。</w:t>
      </w:r>
    </w:p>
    <w:p w14:paraId="10D59901" w14:textId="77777777" w:rsidR="000328F8" w:rsidRDefault="00000000">
      <w:pPr>
        <w:pStyle w:val="3"/>
        <w:ind w:left="862" w:hanging="720"/>
      </w:pPr>
      <w:bookmarkStart w:id="232" w:name="_Toc13504"/>
      <w:r>
        <w:rPr>
          <w:rFonts w:hint="eastAsia"/>
        </w:rPr>
        <w:t>模块五：</w:t>
      </w:r>
      <w:r>
        <w:t>智能备考规划</w:t>
      </w:r>
      <w:bookmarkEnd w:id="232"/>
    </w:p>
    <w:p w14:paraId="2B7F2536" w14:textId="77777777" w:rsidR="000328F8" w:rsidRDefault="00000000">
      <w:pPr>
        <w:pStyle w:val="a1"/>
        <w:ind w:firstLine="480"/>
      </w:pPr>
      <w:r>
        <w:t>智能备考规划模块在系统中承担</w:t>
      </w:r>
      <w:r>
        <w:rPr>
          <w:b/>
          <w:bCs/>
        </w:rPr>
        <w:t>整体</w:t>
      </w:r>
      <w:r>
        <w:rPr>
          <w:rFonts w:hint="eastAsia"/>
          <w:b/>
          <w:bCs/>
        </w:rPr>
        <w:t>复</w:t>
      </w:r>
      <w:r>
        <w:rPr>
          <w:b/>
          <w:bCs/>
        </w:rPr>
        <w:t>习节奏控制与资源调度</w:t>
      </w:r>
      <w:r>
        <w:t>的核心职能，其目标并非简单生成学习计划，而是基于真实学习数据与知识结构状态，对</w:t>
      </w:r>
      <w:r>
        <w:rPr>
          <w:b/>
          <w:bCs/>
        </w:rPr>
        <w:t>复习路径进行系统化设计与动态优化</w:t>
      </w:r>
      <w:r>
        <w:t>。该模块以前序模块中积累的知识图谱结构、学习行为数据、测评反馈结果为输入，构建面向具体考试目标的可执行复习方案，从而解决学习者在备考过程中普遍存在的复习顺序混乱、时间分配失衡以及计划与实际脱节等问题。</w:t>
      </w:r>
    </w:p>
    <w:p w14:paraId="4A60B50D" w14:textId="77777777" w:rsidR="000328F8" w:rsidRDefault="00000000">
      <w:pPr>
        <w:pStyle w:val="a1"/>
        <w:ind w:firstLine="480"/>
      </w:pPr>
      <w:r>
        <w:t>与传统依赖人工经验制定计划的方式不同，本模块通过算法化建模，将</w:t>
      </w:r>
      <w:r>
        <w:rPr>
          <w:rFonts w:hint="eastAsia"/>
        </w:rPr>
        <w:t>“</w:t>
      </w:r>
      <w:r>
        <w:t>学什么、什么时候学、学到什么程度</w:t>
      </w:r>
      <w:r>
        <w:rPr>
          <w:rFonts w:hint="eastAsia"/>
        </w:rPr>
        <w:t>”</w:t>
      </w:r>
      <w:r>
        <w:t>转化为可计算、可调整的问题，使备考过程具备可控性与可持续优化能力。</w:t>
      </w:r>
    </w:p>
    <w:p w14:paraId="45F7BCBC" w14:textId="77777777" w:rsidR="000328F8" w:rsidRDefault="00000000">
      <w:pPr>
        <w:pStyle w:val="4"/>
      </w:pPr>
      <w:r>
        <w:t>备考路径自动生成</w:t>
      </w:r>
    </w:p>
    <w:p w14:paraId="61E627DE" w14:textId="77777777" w:rsidR="000328F8" w:rsidRDefault="00000000">
      <w:pPr>
        <w:pStyle w:val="a1"/>
        <w:ind w:firstLine="480"/>
      </w:pPr>
      <w:r>
        <w:t>在备考路径生成阶段，系统采用</w:t>
      </w:r>
      <w:r>
        <w:rPr>
          <w:b/>
          <w:bCs/>
        </w:rPr>
        <w:t>倒推式规划策略</w:t>
      </w:r>
      <w:r>
        <w:t>作为整体设计核心。用户仅需</w:t>
      </w:r>
      <w:r>
        <w:rPr>
          <w:b/>
          <w:bCs/>
        </w:rPr>
        <w:t>输入目标考试类型、考试日期及期望目标</w:t>
      </w:r>
      <w:r>
        <w:t>，系统将以考试时间为终点，结合当前阶段已采集的课程笔记规模、知识图谱覆盖度、各知识点难度权重以及用户历史掌握情况，对复习周期进行整体拆解，并自动生成从当前日期到考前的</w:t>
      </w:r>
      <w:r>
        <w:rPr>
          <w:b/>
          <w:bCs/>
        </w:rPr>
        <w:t>每日任务清单</w:t>
      </w:r>
      <w:r>
        <w:t>。该任务清单以可执行的学习单元为最小粒度，明确每日需要完成的复习内容、回溯节点与测评任务，避免计划过于抽象而难以落实。</w:t>
      </w:r>
    </w:p>
    <w:p w14:paraId="256E0EE9" w14:textId="77777777" w:rsidR="000328F8" w:rsidRDefault="00000000">
      <w:pPr>
        <w:pStyle w:val="a1"/>
        <w:ind w:firstLine="480"/>
      </w:pPr>
      <w:r>
        <w:t>在复习节奏设计上，系统引入</w:t>
      </w:r>
      <w:r>
        <w:rPr>
          <w:b/>
          <w:bCs/>
        </w:rPr>
        <w:t>多轮复习策略</w:t>
      </w:r>
      <w:r>
        <w:t>，对备考周期进行阶段性划分</w:t>
      </w:r>
      <w:r>
        <w:rPr>
          <w:rFonts w:hint="eastAsia"/>
        </w:rPr>
        <w:t>：</w:t>
      </w:r>
    </w:p>
    <w:p w14:paraId="4B85F9A4" w14:textId="77777777" w:rsidR="000328F8" w:rsidRDefault="00000000">
      <w:pPr>
        <w:pStyle w:val="a1"/>
        <w:ind w:firstLine="480"/>
      </w:pPr>
      <w:r>
        <w:t>第一轮复习侧重</w:t>
      </w:r>
      <w:r>
        <w:rPr>
          <w:b/>
          <w:bCs/>
        </w:rPr>
        <w:t>基础夯实与知识全覆盖</w:t>
      </w:r>
      <w:r>
        <w:t>，系统将按照课程章节或知识主干结构，安排以</w:t>
      </w:r>
      <w:r>
        <w:rPr>
          <w:rFonts w:hint="eastAsia"/>
        </w:rPr>
        <w:t>课堂回溯</w:t>
      </w:r>
      <w:r>
        <w:t>为核心的复习任务，帮助学习者系统回顾课堂讲解内容，重建整体知识框架。在该阶段，系统更关注覆盖完整性而非题目难度，通过控制每日任务量，确保用户在有限时间内完成对全部知识节点的初步梳理。</w:t>
      </w:r>
    </w:p>
    <w:p w14:paraId="6B97A76B" w14:textId="77777777" w:rsidR="000328F8" w:rsidRDefault="00000000">
      <w:pPr>
        <w:pStyle w:val="a1"/>
        <w:ind w:firstLine="480"/>
      </w:pPr>
      <w:r>
        <w:t>进入第二轮复习阶段后，系统将复习重心由全面覆盖转向</w:t>
      </w:r>
      <w:r>
        <w:rPr>
          <w:b/>
          <w:bCs/>
        </w:rPr>
        <w:t>重点突破</w:t>
      </w:r>
      <w:r>
        <w:t>。此阶段的任务生成主要围绕知识图谱中被标记为高风险或高权重的红色节点展开，这些节点通常同时具备教师强调频繁、历年真题出现率高以及用户掌握度偏低等特征。系统将结合专项练习与针对性回溯内容，引导用户集中精力攻克关键考点，避免在低价值内容上消耗过多时间。</w:t>
      </w:r>
    </w:p>
    <w:p w14:paraId="43F2183D" w14:textId="77777777" w:rsidR="000328F8" w:rsidRDefault="00000000">
      <w:pPr>
        <w:pStyle w:val="a1"/>
        <w:ind w:firstLine="480"/>
      </w:pPr>
      <w:r>
        <w:t>在第三轮复习阶段，系统将整体策略调整为</w:t>
      </w:r>
      <w:r>
        <w:rPr>
          <w:b/>
          <w:bCs/>
        </w:rPr>
        <w:t>冲刺模拟与综合演练</w:t>
      </w:r>
      <w:r>
        <w:t>。该阶段以全真模拟考试为主要形式，通过控制题型结构与难度分布，尽可能还原真实考试环境。同时，系统会对前期积累的错题进行优先重排，引导用户进行针对性重刷</w:t>
      </w:r>
      <w:r>
        <w:lastRenderedPageBreak/>
        <w:t>与查漏补缺，确保在考前阶段最大程度降低知识盲区与失误风险。</w:t>
      </w:r>
    </w:p>
    <w:p w14:paraId="6180C99F" w14:textId="77777777" w:rsidR="000328F8" w:rsidRDefault="00000000">
      <w:pPr>
        <w:pStyle w:val="4"/>
      </w:pPr>
      <w:r>
        <w:t>动态进度调整</w:t>
      </w:r>
    </w:p>
    <w:p w14:paraId="5281E205" w14:textId="77777777" w:rsidR="000328F8" w:rsidRDefault="00000000">
      <w:pPr>
        <w:pStyle w:val="a1"/>
        <w:ind w:firstLine="480"/>
      </w:pPr>
      <w:r>
        <w:t>考虑到真实备考过程中学习进度常常受到时间冲突、状态波动等因素影响，系统在规划执行过程中引入</w:t>
      </w:r>
      <w:r>
        <w:rPr>
          <w:b/>
          <w:bCs/>
        </w:rPr>
        <w:t>动态进度调整机制</w:t>
      </w:r>
      <w:r>
        <w:t>，以保障计划的可持续性与现实适配性。系统将持续监控用户每日任务的完成情况，并结合任务完成时长、跳过行为及延期频率，对实际执行效果进行评估。</w:t>
      </w:r>
    </w:p>
    <w:p w14:paraId="2B93C339" w14:textId="77777777" w:rsidR="000328F8" w:rsidRDefault="00000000">
      <w:pPr>
        <w:pStyle w:val="a1"/>
        <w:ind w:firstLine="480"/>
      </w:pPr>
      <w:r>
        <w:t>当系统检测到用户未按计划完成当日任务时，将自动触发</w:t>
      </w:r>
      <w:r>
        <w:rPr>
          <w:b/>
          <w:bCs/>
        </w:rPr>
        <w:t>自适应重排机制</w:t>
      </w:r>
      <w:r>
        <w:t>。该机制并非简单地将未完成任务整体后移，而是综合评估剩余备考时间、任务重要性以及用户当前负荷水平，对后续日程进行重新分配。在必要情况下，系统将对</w:t>
      </w:r>
      <w:r>
        <w:rPr>
          <w:b/>
          <w:bCs/>
        </w:rPr>
        <w:t>低权重任务进行压缩或合并</w:t>
      </w:r>
      <w:r>
        <w:t>，同时对高风险节点保留足够复习时间，并向用户发出阶段性风险提示，帮助其及时调整预期。</w:t>
      </w:r>
    </w:p>
    <w:p w14:paraId="45C5A4E6" w14:textId="77777777" w:rsidR="000328F8" w:rsidRDefault="00000000">
      <w:pPr>
        <w:pStyle w:val="a1"/>
        <w:ind w:firstLine="480"/>
      </w:pPr>
      <w:r>
        <w:t>在多门课程同时备考的场景下，系统进一步支持</w:t>
      </w:r>
      <w:r>
        <w:rPr>
          <w:b/>
          <w:bCs/>
        </w:rPr>
        <w:t>跨学科统筹规划</w:t>
      </w:r>
      <w:r>
        <w:t>。通过对不同课程的知识体量、考试权重、难度水平及紧急程度进行综合建模，系统能够对每日学习时间进行合理分配，避免出现单一学科占用过多时间而影响整体备考效果的情况。该机制使学习者能够在多任务环境下保持稳定的学习节奏，提升整体备考效率。</w:t>
      </w:r>
    </w:p>
    <w:p w14:paraId="2DD02F58" w14:textId="77777777" w:rsidR="000328F8" w:rsidRDefault="00000000">
      <w:pPr>
        <w:pStyle w:val="a1"/>
        <w:ind w:firstLine="480"/>
      </w:pPr>
      <w:r>
        <w:t>通过上述规划与动态调整机制，智能备考规划模块将分散的学习行为整合为一条清晰、可执行且可持续优化的备考路径，使系统从单一学习工具升级为具备全局调度能力的备考中枢。</w:t>
      </w:r>
    </w:p>
    <w:p w14:paraId="6FE84FC9" w14:textId="77777777" w:rsidR="000328F8" w:rsidRDefault="00000000">
      <w:pPr>
        <w:pStyle w:val="2"/>
      </w:pPr>
      <w:bookmarkStart w:id="233" w:name="_Toc13229"/>
      <w:commentRangeStart w:id="234"/>
      <w:commentRangeEnd w:id="234"/>
      <w:r>
        <w:commentReference w:id="234"/>
      </w:r>
      <w:commentRangeStart w:id="235"/>
      <w:r>
        <w:rPr>
          <w:rFonts w:hint="eastAsia"/>
        </w:rPr>
        <w:t>关键技术</w:t>
      </w:r>
      <w:commentRangeEnd w:id="235"/>
      <w:r>
        <w:rPr>
          <w:rStyle w:val="aff4"/>
          <w:rFonts w:asciiTheme="minorHAnsi" w:eastAsiaTheme="minorEastAsia" w:hAnsiTheme="minorHAnsi"/>
          <w:b w:val="0"/>
          <w:bCs w:val="0"/>
        </w:rPr>
        <w:commentReference w:id="235"/>
      </w:r>
      <w:bookmarkEnd w:id="233"/>
    </w:p>
    <w:p w14:paraId="4586AE5E" w14:textId="77777777" w:rsidR="000328F8" w:rsidRDefault="00000000">
      <w:pPr>
        <w:pStyle w:val="a1"/>
        <w:ind w:firstLine="480"/>
      </w:pPr>
      <w:r>
        <w:t>本系统围绕</w:t>
      </w:r>
      <w:r>
        <w:t>“</w:t>
      </w:r>
      <w:r>
        <w:t>全场景智能备考</w:t>
      </w:r>
      <w:r>
        <w:t>”</w:t>
      </w:r>
      <w:r>
        <w:t>的核心目标，构建了以</w:t>
      </w:r>
      <w:r>
        <w:rPr>
          <w:b/>
          <w:bCs/>
        </w:rPr>
        <w:t>多模态课堂语义理解为底座、以动态知识结构为中枢、以认知状态建模为依据、以考试目标驱动规划为导向</w:t>
      </w:r>
      <w:r>
        <w:t>的技术支撑体系。在实际工程落地过程中，系统面临着非结构化课堂数据的语义割裂、知识图谱增量更新的逻辑一致性维护、隐性认知障碍的精准诊断、个性化测评内容的自动生成以及多约束条件下复习路径的动态优化等</w:t>
      </w:r>
      <w:r>
        <w:rPr>
          <w:b/>
          <w:bCs/>
        </w:rPr>
        <w:t>五大核心技术挑战</w:t>
      </w:r>
      <w:r>
        <w:t>。</w:t>
      </w:r>
    </w:p>
    <w:p w14:paraId="49B8A94F" w14:textId="14E303DE" w:rsidR="000328F8" w:rsidDel="00B7632F" w:rsidRDefault="00000000">
      <w:pPr>
        <w:pStyle w:val="a1"/>
        <w:ind w:firstLine="480"/>
        <w:rPr>
          <w:del w:id="236" w:author="xingyao liu" w:date="2026-01-21T10:56:00Z" w16du:dateUtc="2026-01-21T02:56:00Z"/>
        </w:rPr>
      </w:pPr>
      <w:del w:id="237" w:author="xingyao liu" w:date="2026-01-21T10:56:00Z" w16du:dateUtc="2026-01-21T02:56:00Z">
        <w:r w:rsidDel="00B7632F">
          <w:delText>为保障系统在真实学习场景下的可靠性与智能化水平，本项目提出了针对性的技术解决方案：</w:delText>
        </w:r>
      </w:del>
    </w:p>
    <w:p w14:paraId="62387E30" w14:textId="08409FF5" w:rsidR="000328F8" w:rsidDel="00B7632F" w:rsidRDefault="00000000">
      <w:pPr>
        <w:pStyle w:val="a1"/>
        <w:ind w:firstLine="480"/>
        <w:rPr>
          <w:del w:id="238" w:author="xingyao liu" w:date="2026-01-21T10:56:00Z" w16du:dateUtc="2026-01-21T02:56:00Z"/>
        </w:rPr>
      </w:pPr>
      <w:del w:id="239" w:author="xingyao liu" w:date="2026-01-21T10:56:00Z" w16du:dateUtc="2026-01-21T02:56:00Z">
        <w:r w:rsidDel="00B7632F">
          <w:rPr>
            <w:rFonts w:hint="eastAsia"/>
          </w:rPr>
          <w:delText>（</w:delText>
        </w:r>
        <w:r w:rsidDel="00B7632F">
          <w:rPr>
            <w:rFonts w:hint="eastAsia"/>
          </w:rPr>
          <w:delText>1</w:delText>
        </w:r>
        <w:r w:rsidDel="00B7632F">
          <w:rPr>
            <w:rFonts w:hint="eastAsia"/>
          </w:rPr>
          <w:delText>）</w:delText>
        </w:r>
        <w:r w:rsidDel="00B7632F">
          <w:rPr>
            <w:b/>
            <w:bCs/>
          </w:rPr>
          <w:delText>语义层</w:delText>
        </w:r>
        <w:r w:rsidDel="00B7632F">
          <w:delText>：提出</w:delText>
        </w:r>
        <w:r w:rsidDel="00B7632F">
          <w:rPr>
            <w:b/>
            <w:bCs/>
          </w:rPr>
          <w:delText>大模型驱动的语义事件分割与时间锚点构建方法</w:delText>
        </w:r>
        <w:r w:rsidDel="00B7632F">
          <w:delText>，解决了多模态数据在语义层面的精准对齐难题；</w:delText>
        </w:r>
      </w:del>
    </w:p>
    <w:p w14:paraId="5BE0E88F" w14:textId="774F99CD" w:rsidR="000328F8" w:rsidDel="00B7632F" w:rsidRDefault="00000000">
      <w:pPr>
        <w:pStyle w:val="a1"/>
        <w:ind w:firstLine="480"/>
        <w:rPr>
          <w:del w:id="240" w:author="xingyao liu" w:date="2026-01-21T10:56:00Z" w16du:dateUtc="2026-01-21T02:56:00Z"/>
        </w:rPr>
      </w:pPr>
      <w:del w:id="241" w:author="xingyao liu" w:date="2026-01-21T10:56:00Z" w16du:dateUtc="2026-01-21T02:56:00Z">
        <w:r w:rsidDel="00B7632F">
          <w:rPr>
            <w:rFonts w:hint="eastAsia"/>
          </w:rPr>
          <w:delText>（</w:delText>
        </w:r>
        <w:r w:rsidDel="00B7632F">
          <w:rPr>
            <w:rFonts w:hint="eastAsia"/>
          </w:rPr>
          <w:delText>2</w:delText>
        </w:r>
        <w:r w:rsidDel="00B7632F">
          <w:rPr>
            <w:rFonts w:hint="eastAsia"/>
          </w:rPr>
          <w:delText>）</w:delText>
        </w:r>
        <w:r w:rsidDel="00B7632F">
          <w:rPr>
            <w:b/>
            <w:bCs/>
          </w:rPr>
          <w:delText>认知层</w:delText>
        </w:r>
        <w:r w:rsidDel="00B7632F">
          <w:delText>：引入</w:delText>
        </w:r>
        <w:r w:rsidDel="00B7632F">
          <w:rPr>
            <w:b/>
            <w:bCs/>
          </w:rPr>
          <w:delText>约束驱动的增量式知识图谱构建机制</w:delText>
        </w:r>
        <w:r w:rsidDel="00B7632F">
          <w:delText>，确保知识结构在持续学习中保持稳定与自洽；</w:delText>
        </w:r>
      </w:del>
    </w:p>
    <w:p w14:paraId="77CE8E4B" w14:textId="1B53E699" w:rsidR="000328F8" w:rsidDel="00B7632F" w:rsidRDefault="00000000">
      <w:pPr>
        <w:pStyle w:val="a1"/>
        <w:ind w:firstLine="480"/>
        <w:rPr>
          <w:del w:id="242" w:author="xingyao liu" w:date="2026-01-21T10:56:00Z" w16du:dateUtc="2026-01-21T02:56:00Z"/>
        </w:rPr>
      </w:pPr>
      <w:del w:id="243" w:author="xingyao liu" w:date="2026-01-21T10:56:00Z" w16du:dateUtc="2026-01-21T02:56:00Z">
        <w:r w:rsidDel="00B7632F">
          <w:rPr>
            <w:rFonts w:hint="eastAsia"/>
          </w:rPr>
          <w:lastRenderedPageBreak/>
          <w:delText>（</w:delText>
        </w:r>
        <w:r w:rsidDel="00B7632F">
          <w:rPr>
            <w:rFonts w:hint="eastAsia"/>
          </w:rPr>
          <w:delText>3</w:delText>
        </w:r>
        <w:r w:rsidDel="00B7632F">
          <w:rPr>
            <w:rFonts w:hint="eastAsia"/>
          </w:rPr>
          <w:delText>）</w:delText>
        </w:r>
        <w:r w:rsidDel="00B7632F">
          <w:rPr>
            <w:b/>
            <w:bCs/>
          </w:rPr>
          <w:delText>诊断层</w:delText>
        </w:r>
        <w:r w:rsidDel="00B7632F">
          <w:delText>：采用</w:delText>
        </w:r>
        <w:r w:rsidDel="00B7632F">
          <w:rPr>
            <w:b/>
            <w:bCs/>
          </w:rPr>
          <w:delText>基于用户行为模式的认知状态建模技术</w:delText>
        </w:r>
        <w:r w:rsidDel="00B7632F">
          <w:delText>，实现了对隐性学习障碍的动态捕捉与薄弱点识别；</w:delText>
        </w:r>
      </w:del>
    </w:p>
    <w:p w14:paraId="5B7AE0A4" w14:textId="65B52206" w:rsidR="000328F8" w:rsidDel="00B7632F" w:rsidRDefault="00000000">
      <w:pPr>
        <w:pStyle w:val="a1"/>
        <w:ind w:firstLine="480"/>
        <w:rPr>
          <w:del w:id="244" w:author="xingyao liu" w:date="2026-01-21T10:56:00Z" w16du:dateUtc="2026-01-21T02:56:00Z"/>
        </w:rPr>
      </w:pPr>
      <w:del w:id="245" w:author="xingyao liu" w:date="2026-01-21T10:56:00Z" w16du:dateUtc="2026-01-21T02:56:00Z">
        <w:r w:rsidDel="00B7632F">
          <w:rPr>
            <w:rFonts w:hint="eastAsia"/>
          </w:rPr>
          <w:delText>（</w:delText>
        </w:r>
        <w:r w:rsidDel="00B7632F">
          <w:rPr>
            <w:rFonts w:hint="eastAsia"/>
          </w:rPr>
          <w:delText>4</w:delText>
        </w:r>
        <w:r w:rsidDel="00B7632F">
          <w:rPr>
            <w:rFonts w:hint="eastAsia"/>
          </w:rPr>
          <w:delText>）</w:delText>
        </w:r>
        <w:r w:rsidDel="00B7632F">
          <w:rPr>
            <w:b/>
            <w:bCs/>
          </w:rPr>
          <w:delText>应用层</w:delText>
        </w:r>
        <w:r w:rsidDel="00B7632F">
          <w:delText>：构建</w:delText>
        </w:r>
        <w:r w:rsidDel="00B7632F">
          <w:rPr>
            <w:b/>
            <w:bCs/>
          </w:rPr>
          <w:delText>知识图谱驱动的智能组卷引擎</w:delText>
        </w:r>
        <w:r w:rsidDel="00B7632F">
          <w:delText>，实现了测评内容与个人知识结构的深度耦合；</w:delText>
        </w:r>
      </w:del>
    </w:p>
    <w:p w14:paraId="4F09B619" w14:textId="21097D47" w:rsidR="000328F8" w:rsidDel="00B7632F" w:rsidRDefault="00000000">
      <w:pPr>
        <w:pStyle w:val="a1"/>
        <w:ind w:firstLine="480"/>
        <w:rPr>
          <w:del w:id="246" w:author="xingyao liu" w:date="2026-01-21T10:56:00Z" w16du:dateUtc="2026-01-21T02:56:00Z"/>
        </w:rPr>
      </w:pPr>
      <w:del w:id="247" w:author="xingyao liu" w:date="2026-01-21T10:56:00Z" w16du:dateUtc="2026-01-21T02:56:00Z">
        <w:r w:rsidDel="00B7632F">
          <w:rPr>
            <w:rFonts w:hint="eastAsia"/>
          </w:rPr>
          <w:delText>（</w:delText>
        </w:r>
        <w:r w:rsidDel="00B7632F">
          <w:rPr>
            <w:rFonts w:hint="eastAsia"/>
          </w:rPr>
          <w:delText>5</w:delText>
        </w:r>
        <w:r w:rsidDel="00B7632F">
          <w:rPr>
            <w:rFonts w:hint="eastAsia"/>
          </w:rPr>
          <w:delText>）</w:delText>
        </w:r>
        <w:r w:rsidDel="00B7632F">
          <w:rPr>
            <w:b/>
            <w:bCs/>
          </w:rPr>
          <w:delText>策略层</w:delText>
        </w:r>
        <w:r w:rsidDel="00B7632F">
          <w:delText>：结合</w:delText>
        </w:r>
        <w:r w:rsidDel="00B7632F">
          <w:rPr>
            <w:b/>
            <w:bCs/>
          </w:rPr>
          <w:delText>考试目标驱动的多约束路径规划算法</w:delText>
        </w:r>
        <w:r w:rsidDel="00B7632F">
          <w:delText>，实现了复习计划的全局最优与动态自适应。</w:delText>
        </w:r>
      </w:del>
    </w:p>
    <w:p w14:paraId="03471DF3" w14:textId="77777777" w:rsidR="000328F8" w:rsidRDefault="00000000">
      <w:pPr>
        <w:pStyle w:val="a1"/>
        <w:ind w:firstLine="480"/>
      </w:pPr>
      <w:r>
        <w:t>上述关键技术的有机融合，确保了系统在面对不同学科特性、复杂学习状态及紧迫备考周期时，均能提供稳定、高效且具备高度个性化的智能助学支持。</w:t>
      </w:r>
    </w:p>
    <w:p w14:paraId="25B9A4D3" w14:textId="77777777" w:rsidR="000328F8" w:rsidRDefault="00000000">
      <w:pPr>
        <w:pStyle w:val="3"/>
        <w:ind w:left="862" w:hanging="720"/>
      </w:pPr>
      <w:bookmarkStart w:id="248" w:name="_Toc5134"/>
      <w:r>
        <w:rPr>
          <w:rFonts w:hint="eastAsia"/>
        </w:rPr>
        <w:t>面向课堂场景的语义事件分割与多模态时间锚点构建方法</w:t>
      </w:r>
      <w:bookmarkEnd w:id="248"/>
    </w:p>
    <w:p w14:paraId="28C937BC" w14:textId="77777777" w:rsidR="000328F8" w:rsidRDefault="00000000">
      <w:pPr>
        <w:pStyle w:val="a1"/>
        <w:ind w:firstLine="480"/>
      </w:pPr>
      <w:r>
        <w:t>在课堂教学这一典型的连续知识传递场景中，教师讲解内容具有高度的非结构化特征，知识点的呈现方式往往依赖自然语言中的解释、铺垫和语义递进，而非严格遵循教材式的定义或总结表述。大量关键内容通过上下文隐含表达，例如通过对比说明引出概念边界，或在推导过程中自然完成知识界定，这使得仅依赖关键词匹配或规则模板的传统方法难以准确刻画课堂知识的真实结构，进而限制了课堂语音、</w:t>
      </w:r>
      <w:r>
        <w:t>PPT</w:t>
      </w:r>
      <w:r>
        <w:t>、板书图像和学习笔记等多模态信息的有效关联与利用。</w:t>
      </w:r>
    </w:p>
    <w:p w14:paraId="4A6BE304" w14:textId="77777777" w:rsidR="000328F8" w:rsidRDefault="00000000">
      <w:pPr>
        <w:pStyle w:val="a1"/>
        <w:ind w:firstLine="480"/>
      </w:pPr>
      <w:r>
        <w:t>为解决上述问题，本项目</w:t>
      </w:r>
      <w:r>
        <w:rPr>
          <w:rFonts w:hint="eastAsia"/>
        </w:rPr>
        <w:t>提出了一种</w:t>
      </w:r>
      <w:r>
        <w:rPr>
          <w:rFonts w:hint="eastAsia"/>
          <w:b/>
          <w:bCs/>
        </w:rPr>
        <w:t>面向课堂场景的语义事件分割与多模态时间锚点构建方法</w:t>
      </w:r>
      <w:r>
        <w:rPr>
          <w:rFonts w:hint="eastAsia"/>
        </w:rPr>
        <w:t>，</w:t>
      </w:r>
      <w:r>
        <w:t>引入</w:t>
      </w:r>
      <w:r>
        <w:rPr>
          <w:b/>
          <w:bCs/>
        </w:rPr>
        <w:t>大语言模型</w:t>
      </w:r>
      <w:r>
        <w:t>作为课堂语义理解的核心引擎，对语音识别系统输出的转写文本进行</w:t>
      </w:r>
      <w:r>
        <w:rPr>
          <w:b/>
          <w:bCs/>
        </w:rPr>
        <w:t>上下文级语义建</w:t>
      </w:r>
      <w:r>
        <w:t>模。不同于传统方法仅在局部句子层面进行分析，大语言模型能够在较长时间范围内综合理解教师讲解的整体语义脉络，从而判断当前讲解阶段所承载的教学意图。通过这种方式，系统可以在不依赖显式关键词的情况下，识别出</w:t>
      </w:r>
      <w:r>
        <w:rPr>
          <w:b/>
          <w:bCs/>
        </w:rPr>
        <w:t>概念引入、重点阐释、逻辑推导、例题讲解以及知识过渡</w:t>
      </w:r>
      <w:r>
        <w:t>等具有教学意义的语义事件，实现对课堂连续内容的语义级分割。</w:t>
      </w:r>
    </w:p>
    <w:p w14:paraId="27F0E161" w14:textId="77777777" w:rsidR="000328F8" w:rsidRDefault="00000000">
      <w:pPr>
        <w:pStyle w:val="a1"/>
        <w:ind w:firstLine="480"/>
      </w:pPr>
      <w:r>
        <w:t>在语义事件识别过程中，系统将带有时间戳的语音转写文本按一定时间窗口输入大语言模型，由模型输出对应的</w:t>
      </w:r>
      <w:r>
        <w:rPr>
          <w:b/>
          <w:bCs/>
        </w:rPr>
        <w:t>语义类别及其置信信息</w:t>
      </w:r>
      <w:r>
        <w:t>，并结合</w:t>
      </w:r>
      <w:r>
        <w:rPr>
          <w:b/>
          <w:bCs/>
        </w:rPr>
        <w:t>上下文一致性约束</w:t>
      </w:r>
      <w:r>
        <w:t>对识别结果进行平滑与校正。这一机制既保证了语义切分结果的稳定性，又避免了因个别口语冗余或停顿造成的误判，使得语义事件的边界更符合真实教学节奏，为后续时间对齐提供可靠依据。</w:t>
      </w:r>
    </w:p>
    <w:p w14:paraId="5F03004E" w14:textId="77777777" w:rsidR="000328F8" w:rsidRDefault="00000000">
      <w:pPr>
        <w:pStyle w:val="a1"/>
        <w:ind w:firstLine="480"/>
      </w:pPr>
      <w:r>
        <w:t>在此基础上，系统进一步构建以</w:t>
      </w:r>
      <w:r>
        <w:rPr>
          <w:b/>
          <w:bCs/>
        </w:rPr>
        <w:t>语义事件为核心的语义时间锚点</w:t>
      </w:r>
      <w:r>
        <w:t>。每一个锚点不仅包含明确的起止时间信息，还携带对应的</w:t>
      </w:r>
      <w:r>
        <w:rPr>
          <w:b/>
          <w:bCs/>
        </w:rPr>
        <w:t>语义标签和语义摘要</w:t>
      </w:r>
      <w:r>
        <w:t>，从而形成可复用、可扩展的课堂语义基准。相较于固定时间切片或简单关键词触发的对齐方式，语义时间锚点能够有效消除不同教师授课节奏差异带来的影响，使系统在面对不同课程和不同教学风格时仍保持一致的对齐精度和结构稳定性。</w:t>
      </w:r>
    </w:p>
    <w:p w14:paraId="112FA7C6" w14:textId="77777777" w:rsidR="000328F8" w:rsidRDefault="00000000">
      <w:pPr>
        <w:pStyle w:val="a1"/>
        <w:ind w:firstLine="480"/>
      </w:pPr>
      <w:r>
        <w:t>依托语义时间锚点，系统可将课堂中的多模态数据统一映射至</w:t>
      </w:r>
      <w:r>
        <w:rPr>
          <w:b/>
          <w:bCs/>
        </w:rPr>
        <w:t>同一语义空间</w:t>
      </w:r>
      <w:r>
        <w:t>。</w:t>
      </w:r>
      <w:r>
        <w:t xml:space="preserve">PPT </w:t>
      </w:r>
      <w:r>
        <w:t>页面切换、课堂拍照和板书记录等视觉信息，可根据其时间戳自动关联到</w:t>
      </w:r>
      <w:r>
        <w:lastRenderedPageBreak/>
        <w:t>对应的语义事件；学生在学习过程中产生的个人笔记，也可被归入相应的语义单元之下，实现内容层面的语义聚合。最终形成以</w:t>
      </w:r>
      <w:r>
        <w:t>“</w:t>
      </w:r>
      <w:r>
        <w:t>语义事件</w:t>
      </w:r>
      <w:r>
        <w:t>”</w:t>
      </w:r>
      <w:r>
        <w:t>为核心节点、以多模态学习材料为附属信息的</w:t>
      </w:r>
      <w:r>
        <w:rPr>
          <w:b/>
          <w:bCs/>
        </w:rPr>
        <w:t>结构化课堂表示</w:t>
      </w:r>
      <w:r>
        <w:t>，而非简单的时间序列堆叠。</w:t>
      </w:r>
    </w:p>
    <w:p w14:paraId="6C441EEF" w14:textId="77777777" w:rsidR="000328F8" w:rsidRDefault="00000000">
      <w:pPr>
        <w:pStyle w:val="a1"/>
        <w:ind w:firstLine="480"/>
      </w:pPr>
      <w:r>
        <w:t>该技术作为整个系统的数据理解与结构化入口，不仅提升了课堂信息采集阶段的智能化和鲁棒性，也为后续动态知识图谱构建、重点知识抽取以及个性化复习策略生成提供了高质量、语义一致的输入基础。在整体架构中，该方法起到了承上启下的关键作用，是实现</w:t>
      </w:r>
      <w:r>
        <w:rPr>
          <w:b/>
          <w:bCs/>
        </w:rPr>
        <w:t>“</w:t>
      </w:r>
      <w:r>
        <w:rPr>
          <w:b/>
          <w:bCs/>
        </w:rPr>
        <w:t>从课堂原始数据到可执行复习策略</w:t>
      </w:r>
      <w:r>
        <w:rPr>
          <w:b/>
          <w:bCs/>
        </w:rPr>
        <w:t>”</w:t>
      </w:r>
      <w:r>
        <w:rPr>
          <w:b/>
          <w:bCs/>
        </w:rPr>
        <w:t>闭环</w:t>
      </w:r>
      <w:r>
        <w:t>的基础性技术支撑。</w:t>
      </w:r>
    </w:p>
    <w:p w14:paraId="76CE9ED8" w14:textId="77777777" w:rsidR="000328F8" w:rsidRDefault="00000000">
      <w:pPr>
        <w:pStyle w:val="3"/>
        <w:ind w:left="862" w:hanging="720"/>
      </w:pPr>
      <w:bookmarkStart w:id="249" w:name="_Toc28258"/>
      <w:r>
        <w:rPr>
          <w:rFonts w:hint="eastAsia"/>
        </w:rPr>
        <w:t>约束驱动的增量式知识图谱构建</w:t>
      </w:r>
      <w:bookmarkEnd w:id="249"/>
    </w:p>
    <w:p w14:paraId="3EFED8C1" w14:textId="77777777" w:rsidR="000328F8" w:rsidRDefault="00000000">
      <w:pPr>
        <w:pStyle w:val="a1"/>
        <w:ind w:firstLine="480"/>
      </w:pPr>
      <w:r>
        <w:t>在实际学习过程中，知识的获取并非一次性完成，而是随着课堂推进逐步累积。与静态文本分析或单次建图任务不同，课堂场景下的知识图谱构建必须支持</w:t>
      </w:r>
      <w:r>
        <w:rPr>
          <w:b/>
          <w:bCs/>
        </w:rPr>
        <w:t>跨课时、跨章节的持续更新</w:t>
      </w:r>
      <w:r>
        <w:t>，同时保持整体结构的稳定性与一致性。如果采用传统</w:t>
      </w:r>
      <w:r>
        <w:t>“</w:t>
      </w:r>
      <w:r>
        <w:t>全量重建</w:t>
      </w:r>
      <w:r>
        <w:t>”</w:t>
      </w:r>
      <w:r>
        <w:t>或简单节点追加的方式，极易导致图谱结构膨胀、语义漂移甚至逻辑崩塌，难以支撑长期学习过程中的知识组织与复用。</w:t>
      </w:r>
    </w:p>
    <w:p w14:paraId="51CE3316" w14:textId="77777777" w:rsidR="000328F8" w:rsidRDefault="00000000">
      <w:pPr>
        <w:pStyle w:val="a1"/>
        <w:ind w:firstLine="480"/>
      </w:pPr>
      <w:r>
        <w:t>针对这一问题，本项目提出一种</w:t>
      </w:r>
      <w:r>
        <w:rPr>
          <w:b/>
          <w:bCs/>
        </w:rPr>
        <w:t>约束驱动的增量式知识图谱构建方法</w:t>
      </w:r>
      <w:r>
        <w:t>，将课堂中新产生的知识内容视为对既有知识结构的补充与修正，而非孤立插入的新节点。系统首先基于语音转写文本和结构化课堂内容，利用</w:t>
      </w:r>
      <w:r>
        <w:rPr>
          <w:b/>
          <w:bCs/>
        </w:rPr>
        <w:t>基于</w:t>
      </w:r>
      <w:r>
        <w:rPr>
          <w:b/>
          <w:bCs/>
        </w:rPr>
        <w:t>span</w:t>
      </w:r>
      <w:r>
        <w:rPr>
          <w:b/>
          <w:bCs/>
        </w:rPr>
        <w:t>的实体与关系抽取模型</w:t>
      </w:r>
      <w:r>
        <w:t>，对知识片段进行精细化建模。该类模型能够在上下文中直接定位概念实体及其语义关系边界，适合处理课堂语言中常见的长句解释和隐式关系表达，为后续图谱更新提供高质量的结构化输入。</w:t>
      </w:r>
    </w:p>
    <w:p w14:paraId="6E8ABE10" w14:textId="77777777" w:rsidR="000328F8" w:rsidRDefault="00000000">
      <w:pPr>
        <w:pStyle w:val="a1"/>
        <w:ind w:firstLine="480"/>
      </w:pPr>
      <w:r>
        <w:t>在知识增量更新阶段，系统并不直接将新抽取的节点与关系写入图谱，而是引入</w:t>
      </w:r>
      <w:r>
        <w:rPr>
          <w:b/>
          <w:bCs/>
        </w:rPr>
        <w:t>基于图神经网络的表示对齐与冲突消解机制</w:t>
      </w:r>
      <w:r>
        <w:t>。通过对新旧节点的语义表示进行联合建模，系统能够判断新知识是已有概念的补充说明、细化扩展，还是潜在的重复或冲突表达，从而在保持图谱整体稳定性的前提下完成增量更新。这一过程有效避免了因课程推进带来的概念冗余和结构碎片化问题，使知识图谱能够随着学习进度</w:t>
      </w:r>
      <w:r>
        <w:rPr>
          <w:b/>
          <w:bCs/>
        </w:rPr>
        <w:t>“</w:t>
      </w:r>
      <w:r>
        <w:rPr>
          <w:b/>
          <w:bCs/>
        </w:rPr>
        <w:t>生长</w:t>
      </w:r>
      <w:r>
        <w:rPr>
          <w:b/>
          <w:bCs/>
        </w:rPr>
        <w:t>”</w:t>
      </w:r>
      <w:r>
        <w:t>，而非不断重构。</w:t>
      </w:r>
    </w:p>
    <w:p w14:paraId="5BAA5B4E" w14:textId="77777777" w:rsidR="000328F8" w:rsidRDefault="00000000">
      <w:pPr>
        <w:pStyle w:val="a1"/>
        <w:ind w:firstLine="480"/>
      </w:pPr>
      <w:r>
        <w:t>为进一步保障知识结构的逻辑一致性与教学合理性，本项目在图谱构建过程中引入</w:t>
      </w:r>
      <w:r>
        <w:rPr>
          <w:b/>
          <w:bCs/>
        </w:rPr>
        <w:t>可微分的软逻辑约束</w:t>
      </w:r>
      <w:r>
        <w:t>，将教学知识中的基本逻辑规则显式纳入建模过程。例如，定义型知识节点应当具备明确的定义关系，定理或结论类节点应与其前置概念和条件保持连通。当新增知识片段违反这些逻辑约束时，系统不会简单拒绝更新，而是将其标记为</w:t>
      </w:r>
      <w:r>
        <w:rPr>
          <w:b/>
          <w:bCs/>
        </w:rPr>
        <w:t>潜在的逻辑断点或知识缺口</w:t>
      </w:r>
      <w:r>
        <w:t>，为后续学习分析提供重要线索。</w:t>
      </w:r>
    </w:p>
    <w:p w14:paraId="317DA3F7" w14:textId="77777777" w:rsidR="000328F8" w:rsidRDefault="00000000">
      <w:pPr>
        <w:pStyle w:val="a1"/>
        <w:ind w:firstLine="480"/>
      </w:pPr>
      <w:r>
        <w:t>基于上述机制构建的知识图谱，不仅能够在多节课、多阶段输入下保持结构稳定，还具备</w:t>
      </w:r>
      <w:r>
        <w:rPr>
          <w:b/>
          <w:bCs/>
        </w:rPr>
        <w:t>自动暴露知识不完整性</w:t>
      </w:r>
      <w:r>
        <w:t>的能力。当学生在学习过程中跳过关键前置</w:t>
      </w:r>
      <w:r>
        <w:lastRenderedPageBreak/>
        <w:t>内容，或课堂讲解中隐含依赖未被显式说明时，系统可以通过约束检测主动发现缺失的前置概念或逻辑链条，从而为后续的复习引导和知识补全提供依据。</w:t>
      </w:r>
    </w:p>
    <w:p w14:paraId="3C081266" w14:textId="77777777" w:rsidR="000328F8" w:rsidRDefault="00000000">
      <w:pPr>
        <w:pStyle w:val="a1"/>
        <w:ind w:firstLine="480"/>
      </w:pPr>
      <w:r>
        <w:t>该技术支撑了系统中</w:t>
      </w:r>
      <w:r>
        <w:rPr>
          <w:b/>
          <w:bCs/>
        </w:rPr>
        <w:t>“</w:t>
      </w:r>
      <w:r>
        <w:rPr>
          <w:b/>
          <w:bCs/>
        </w:rPr>
        <w:t>笔记自动生长</w:t>
      </w:r>
      <w:r>
        <w:rPr>
          <w:b/>
          <w:bCs/>
        </w:rPr>
        <w:t>”</w:t>
      </w:r>
      <w:r>
        <w:rPr>
          <w:b/>
          <w:bCs/>
        </w:rPr>
        <w:t>的思维导图功能</w:t>
      </w:r>
      <w:r>
        <w:t>，使知识结构能够随课堂推进持续演化而不失整体一致性。同时，它也为章节级复习规划和知识路径分析提供了可靠的结构基础，是实现从课堂输入到可解释、可干预知识网络的核心关键技术之一。</w:t>
      </w:r>
    </w:p>
    <w:p w14:paraId="03087362" w14:textId="77777777" w:rsidR="000328F8" w:rsidRDefault="00000000">
      <w:pPr>
        <w:pStyle w:val="3"/>
        <w:ind w:left="862" w:hanging="720"/>
      </w:pPr>
      <w:bookmarkStart w:id="250" w:name="_Toc29743"/>
      <w:r>
        <w:rPr>
          <w:rFonts w:hint="eastAsia"/>
        </w:rPr>
        <w:t>基于用户模式的认知状态建模与薄弱点识别</w:t>
      </w:r>
      <w:bookmarkEnd w:id="250"/>
    </w:p>
    <w:p w14:paraId="3662F539" w14:textId="77777777" w:rsidR="000328F8" w:rsidRDefault="00000000">
      <w:pPr>
        <w:pStyle w:val="a1"/>
        <w:ind w:firstLine="480"/>
      </w:pPr>
      <w:r>
        <w:t>在真实的复习过程中，学习者对知识点的掌握情况具有显著的</w:t>
      </w:r>
      <w:r>
        <w:rPr>
          <w:b/>
          <w:bCs/>
        </w:rPr>
        <w:t>动态性和隐蔽性</w:t>
      </w:r>
      <w:r>
        <w:t>，单次作答的正确或错误往往无法准确反映其真实理解水平。大量教学实践和研究表明，学习者在系统中的交互行为轨迹，如内容反复回放、连续错误尝试、异常停顿时长以及频繁回跳等行为，往往蕴含着其</w:t>
      </w:r>
      <w:r>
        <w:rPr>
          <w:b/>
          <w:bCs/>
        </w:rPr>
        <w:t>内隐认知状态的重要信息</w:t>
      </w:r>
      <w:r>
        <w:t>。若仅依赖静态的</w:t>
      </w:r>
      <w:r>
        <w:t>“</w:t>
      </w:r>
      <w:r>
        <w:t>对错评估</w:t>
      </w:r>
      <w:r>
        <w:t>”</w:t>
      </w:r>
      <w:r>
        <w:t>方式，不仅容易高估偶然正确的掌握程度，也难以及时发现尚未暴露在答题结果中的理解障碍。</w:t>
      </w:r>
    </w:p>
    <w:p w14:paraId="0D6658A9" w14:textId="77777777" w:rsidR="000328F8" w:rsidRDefault="00000000">
      <w:pPr>
        <w:pStyle w:val="a1"/>
        <w:ind w:firstLine="480"/>
      </w:pPr>
      <w:r>
        <w:t>基于这一认识，本项目提出</w:t>
      </w:r>
      <w:r>
        <w:rPr>
          <w:rFonts w:hint="eastAsia"/>
        </w:rPr>
        <w:t>了</w:t>
      </w:r>
      <w:r>
        <w:t>一种</w:t>
      </w:r>
      <w:r>
        <w:rPr>
          <w:b/>
          <w:bCs/>
        </w:rPr>
        <w:t>以用户行为模式为核心的认知状态建模方法</w:t>
      </w:r>
      <w:r>
        <w:t>，通过持续采集学习过程中的</w:t>
      </w:r>
      <w:r>
        <w:rPr>
          <w:b/>
          <w:bCs/>
        </w:rPr>
        <w:t>多维交互行为信号</w:t>
      </w:r>
      <w:r>
        <w:t>，对用户在具体知识点上的理解程度和潜在障碍风险进行动态估计。系统不再将学习过程视为离散的答题事件，而是将用户的连续行为序列作为认知</w:t>
      </w:r>
      <w:r>
        <w:rPr>
          <w:rFonts w:hint="eastAsia"/>
        </w:rPr>
        <w:t>的</w:t>
      </w:r>
      <w:r>
        <w:t>载体，从行为层面刻画学习者对知识的真实掌握情况，实现从</w:t>
      </w:r>
      <w:r>
        <w:rPr>
          <w:b/>
          <w:bCs/>
        </w:rPr>
        <w:t>行为模式到认知状态</w:t>
      </w:r>
      <w:r>
        <w:t>的映射。</w:t>
      </w:r>
    </w:p>
    <w:p w14:paraId="66554658" w14:textId="77777777" w:rsidR="000328F8" w:rsidRDefault="00000000">
      <w:pPr>
        <w:pStyle w:val="a1"/>
        <w:ind w:firstLine="480"/>
      </w:pPr>
      <w:r>
        <w:t>在具体实现中，首先对用户学习日志进行结构化建模，将原始的交互记录映射为以</w:t>
      </w:r>
      <w:r>
        <w:t>“</w:t>
      </w:r>
      <w:r>
        <w:t>知识点</w:t>
      </w:r>
      <w:r>
        <w:t>—</w:t>
      </w:r>
      <w:r>
        <w:t>时间</w:t>
      </w:r>
      <w:r>
        <w:t>”</w:t>
      </w:r>
      <w:r>
        <w:t>为核心索引的行为序列。每一条学习行为被统一编码为包含知识点标识、行为类型、行为结果及时间间隔的基础单元，并在此基础上进一步抽取能够反映认知负荷和理解困难的关键行为特征。这些特征不仅包括回放次数、作答次数等显性</w:t>
      </w:r>
      <w:r>
        <w:rPr>
          <w:rFonts w:hint="eastAsia"/>
        </w:rPr>
        <w:t>特征</w:t>
      </w:r>
      <w:r>
        <w:t>信息，还</w:t>
      </w:r>
      <w:r>
        <w:rPr>
          <w:rFonts w:hint="eastAsia"/>
        </w:rPr>
        <w:t>包括</w:t>
      </w:r>
      <w:r>
        <w:rPr>
          <w:b/>
          <w:bCs/>
        </w:rPr>
        <w:t>错误的连续性、错误后停留时长变化以及内容访问路径中的回跳和重复访问模式</w:t>
      </w:r>
      <w:r>
        <w:t>等</w:t>
      </w:r>
      <w:r>
        <w:rPr>
          <w:rFonts w:hint="eastAsia"/>
        </w:rPr>
        <w:t>隐形特征信息</w:t>
      </w:r>
      <w:r>
        <w:t>。</w:t>
      </w:r>
    </w:p>
    <w:p w14:paraId="70788BBC" w14:textId="77777777" w:rsidR="000328F8" w:rsidRDefault="00000000">
      <w:pPr>
        <w:pStyle w:val="a1"/>
        <w:ind w:firstLine="480"/>
      </w:pPr>
      <w:r>
        <w:t>在行为特征建模完成后，进一步采用</w:t>
      </w:r>
      <w:r>
        <w:rPr>
          <w:b/>
          <w:bCs/>
        </w:rPr>
        <w:t>序列化建模思路</w:t>
      </w:r>
      <w:r>
        <w:t>，对用户在特定知识点上的行为特征按时间顺序组织为输入序列，并利用</w:t>
      </w:r>
      <w:r>
        <w:rPr>
          <w:b/>
          <w:bCs/>
        </w:rPr>
        <w:t>基于注意力机制的序列模型</w:t>
      </w:r>
      <w:r>
        <w:rPr>
          <w:rFonts w:hint="eastAsia"/>
        </w:rPr>
        <w:t>（如</w:t>
      </w:r>
      <w:r>
        <w:rPr>
          <w:rFonts w:hint="eastAsia"/>
        </w:rPr>
        <w:t>Transformer</w:t>
      </w:r>
      <w:r>
        <w:rPr>
          <w:rFonts w:hint="eastAsia"/>
        </w:rPr>
        <w:t>）</w:t>
      </w:r>
      <w:r>
        <w:t>对其潜在知识掌握状态进行持续估计。模型在每一个时间步并非仅接收</w:t>
      </w:r>
      <w:r>
        <w:t>“</w:t>
      </w:r>
      <w:r>
        <w:t>是否正确</w:t>
      </w:r>
      <w:r>
        <w:t>”</w:t>
      </w:r>
      <w:r>
        <w:t>等结果信息，而是综合历史行为特征，通过自注意力机制动态衡量不同行为对当前认知状态的影响程度，从而实现对认知状态随学习过程演化趋势的刻画</w:t>
      </w:r>
      <w:r>
        <w:rPr>
          <w:rFonts w:hint="eastAsia"/>
        </w:rPr>
        <w:t>，</w:t>
      </w:r>
      <w:r>
        <w:t>使系统能够区分</w:t>
      </w:r>
      <w:r>
        <w:rPr>
          <w:b/>
          <w:bCs/>
        </w:rPr>
        <w:t>“</w:t>
      </w:r>
      <w:r>
        <w:rPr>
          <w:b/>
          <w:bCs/>
        </w:rPr>
        <w:t>偶然正确但状态不稳定</w:t>
      </w:r>
      <w:r>
        <w:rPr>
          <w:b/>
          <w:bCs/>
        </w:rPr>
        <w:t>”</w:t>
      </w:r>
      <w:r>
        <w:rPr>
          <w:b/>
          <w:bCs/>
        </w:rPr>
        <w:t>与</w:t>
      </w:r>
      <w:r>
        <w:rPr>
          <w:b/>
          <w:bCs/>
        </w:rPr>
        <w:t>“</w:t>
      </w:r>
      <w:r>
        <w:rPr>
          <w:b/>
          <w:bCs/>
        </w:rPr>
        <w:t>虽有波动但整体趋于掌握</w:t>
      </w:r>
      <w:r>
        <w:rPr>
          <w:b/>
          <w:bCs/>
        </w:rPr>
        <w:t>”</w:t>
      </w:r>
      <w:r>
        <w:t>等复杂学习状态，而非对单次行为作出即时、片面的判断。</w:t>
      </w:r>
    </w:p>
    <w:p w14:paraId="5B95AF78" w14:textId="77777777" w:rsidR="000328F8" w:rsidRDefault="00000000">
      <w:pPr>
        <w:pStyle w:val="a1"/>
        <w:ind w:firstLine="480"/>
      </w:pPr>
      <w:r>
        <w:t>在认知状态持续更新的基础上，进一步结合行为模式与掌握度变化趋势进行</w:t>
      </w:r>
      <w:r>
        <w:rPr>
          <w:b/>
          <w:bCs/>
        </w:rPr>
        <w:t>薄弱点识别</w:t>
      </w:r>
      <w:r>
        <w:t>。当模型检测到用户在某一知识点上的行为序列长期呈现高频回放、连续错误或异常停顿等模式，且对应的掌握度估计始终处于低值或高波动状态时，</w:t>
      </w:r>
      <w:r>
        <w:rPr>
          <w:rFonts w:hint="eastAsia"/>
        </w:rPr>
        <w:lastRenderedPageBreak/>
        <w:t>系统将认定</w:t>
      </w:r>
      <w:r>
        <w:t>该知识点具有较高</w:t>
      </w:r>
      <w:r>
        <w:rPr>
          <w:b/>
          <w:bCs/>
        </w:rPr>
        <w:t>理解障碍概率</w:t>
      </w:r>
      <w:r>
        <w:t>，并</w:t>
      </w:r>
      <w:r>
        <w:rPr>
          <w:rFonts w:hint="eastAsia"/>
        </w:rPr>
        <w:t>将其</w:t>
      </w:r>
      <w:r>
        <w:t>标记为</w:t>
      </w:r>
      <w:r>
        <w:rPr>
          <w:b/>
          <w:bCs/>
        </w:rPr>
        <w:t>薄弱节点</w:t>
      </w:r>
      <w:r>
        <w:t>。该判定结果并非一次性结论，而是随着用户后续学习行为的变化持续更新，从而实现对学习障碍的</w:t>
      </w:r>
      <w:r>
        <w:rPr>
          <w:b/>
          <w:bCs/>
        </w:rPr>
        <w:t>动态追踪与修正</w:t>
      </w:r>
      <w:r>
        <w:t>，避免因阶段性失误或偶发成功而产生误判。</w:t>
      </w:r>
    </w:p>
    <w:p w14:paraId="6737D686" w14:textId="77777777" w:rsidR="000328F8" w:rsidRDefault="00000000">
      <w:pPr>
        <w:pStyle w:val="a1"/>
        <w:ind w:firstLine="480"/>
      </w:pPr>
      <w:r>
        <w:t>该技术建立在</w:t>
      </w:r>
      <w:r>
        <w:rPr>
          <w:b/>
          <w:bCs/>
        </w:rPr>
        <w:t>教育数据挖掘与知识追踪</w:t>
      </w:r>
      <w:r>
        <w:t>研究的理论基础之上。相关研究已充分证明，学习者在与学习系统交互过程中产生的大规模行为日志，能够有效反映其学习状态和认知困难，并可用于预测未来的学习表现。尤其是知识追踪模型的研究表明，通过对历史行为序列进行建模，可以对学习者对知识点的掌握概率进行动态估计，其效果显著优于仅基于正确性标签的静态方法。本项目在此基础上进一步引入更丰富的行为信号，使认知状态建模从</w:t>
      </w:r>
      <w:r>
        <w:t>“</w:t>
      </w:r>
      <w:r>
        <w:t>是否答对</w:t>
      </w:r>
      <w:r>
        <w:t>”</w:t>
      </w:r>
      <w:r>
        <w:t>扩展至</w:t>
      </w:r>
      <w:r>
        <w:t>“</w:t>
      </w:r>
      <w:r>
        <w:t>如何学习、为何停滞</w:t>
      </w:r>
      <w:r>
        <w:t>”</w:t>
      </w:r>
      <w:r>
        <w:rPr>
          <w:rFonts w:hint="eastAsia"/>
        </w:rPr>
        <w:t>，从而服务于整个软件。</w:t>
      </w:r>
    </w:p>
    <w:p w14:paraId="642DD3B4" w14:textId="77777777" w:rsidR="000328F8" w:rsidRDefault="00000000">
      <w:pPr>
        <w:pStyle w:val="a1"/>
        <w:ind w:firstLine="480"/>
      </w:pPr>
      <w:r>
        <w:t>在</w:t>
      </w:r>
      <w:r>
        <w:rPr>
          <w:rFonts w:hint="eastAsia"/>
        </w:rPr>
        <w:t>项目</w:t>
      </w:r>
      <w:r>
        <w:t>整体架构中，该技术为复习策略生成和学习干预提供了关键依据。一方面，它能够为动态知识图谱中的节点赋予</w:t>
      </w:r>
      <w:r>
        <w:rPr>
          <w:b/>
          <w:bCs/>
        </w:rPr>
        <w:t>真实反映用户理解状态的权重信息</w:t>
      </w:r>
      <w:r>
        <w:t>；另一方面，也为后续的复习调度、重点强化和路径推荐提供精准输入，使复习策略不再依赖统一规则，而是基于个体认知状态进行自适应调整，是实现</w:t>
      </w:r>
      <w:r>
        <w:rPr>
          <w:b/>
          <w:bCs/>
        </w:rPr>
        <w:t>个性化学习闭环</w:t>
      </w:r>
      <w:r>
        <w:t>的核心支撑技术之一。</w:t>
      </w:r>
    </w:p>
    <w:p w14:paraId="706F49F1" w14:textId="63EF97E4" w:rsidR="000328F8" w:rsidRDefault="00000000">
      <w:pPr>
        <w:pStyle w:val="3"/>
        <w:numPr>
          <w:ilvl w:val="0"/>
          <w:numId w:val="0"/>
        </w:numPr>
        <w:ind w:left="142"/>
      </w:pPr>
      <w:bookmarkStart w:id="251" w:name="_Toc20191"/>
      <w:r>
        <w:rPr>
          <w:rFonts w:hint="eastAsia"/>
        </w:rPr>
        <w:t xml:space="preserve">2.3.4 </w:t>
      </w:r>
      <w:r>
        <w:t>知识图谱驱动的</w:t>
      </w:r>
      <w:proofErr w:type="gramStart"/>
      <w:r>
        <w:t>智能组卷与</w:t>
      </w:r>
      <w:proofErr w:type="gramEnd"/>
      <w:r>
        <w:t>题目生成技术</w:t>
      </w:r>
      <w:bookmarkEnd w:id="251"/>
      <w:ins w:id="252" w:author="xingyao liu" w:date="2026-01-21T10:57:00Z" w16du:dateUtc="2026-01-21T02:57:00Z">
        <w:r w:rsidR="00B7632F">
          <w:rPr>
            <w:rFonts w:hint="eastAsia"/>
          </w:rPr>
          <w:t xml:space="preserve"> </w:t>
        </w:r>
        <w:proofErr w:type="gramStart"/>
        <w:r w:rsidR="00B7632F">
          <w:rPr>
            <w:rFonts w:hint="eastAsia"/>
          </w:rPr>
          <w:t>删</w:t>
        </w:r>
      </w:ins>
      <w:proofErr w:type="gramEnd"/>
    </w:p>
    <w:p w14:paraId="5130E3B5" w14:textId="77777777" w:rsidR="000328F8" w:rsidRDefault="00000000">
      <w:pPr>
        <w:pStyle w:val="a1"/>
        <w:ind w:firstLine="480"/>
      </w:pPr>
      <w:r>
        <w:t>在真实备考和复习场景中，学生</w:t>
      </w:r>
      <w:proofErr w:type="gramStart"/>
      <w:r>
        <w:t>在刷题</w:t>
      </w:r>
      <w:proofErr w:type="gramEnd"/>
      <w:r>
        <w:t>与模拟练习时往往面临题目量大、知识点分散、题型与难度差异显著等多重挑战。传统的题库练习或固定模板组卷方式普遍存在题目覆盖不均、知识点匹配度低、练习针对性不足等问题，难以满足学生对高效复习和精准提升的需求。为此，本项目提出了</w:t>
      </w:r>
      <w:r>
        <w:rPr>
          <w:b/>
          <w:bCs/>
        </w:rPr>
        <w:t>知识图谱驱动的智能组卷与题目生成技术</w:t>
      </w:r>
      <w:r>
        <w:t>，核心在于将题库与动态构建的个人知识图谱深度耦合，使题目生成与卷子构建完全依托于学生的知识结构和掌握情况。</w:t>
      </w:r>
    </w:p>
    <w:p w14:paraId="5B9C66DA" w14:textId="77777777" w:rsidR="000328F8" w:rsidRDefault="00000000">
      <w:pPr>
        <w:pStyle w:val="a1"/>
        <w:ind w:firstLine="480"/>
      </w:pPr>
      <w:r>
        <w:t>该技术通过对题库中每道题目进行</w:t>
      </w:r>
      <w:r>
        <w:rPr>
          <w:b/>
          <w:bCs/>
        </w:rPr>
        <w:t>知识节点映射</w:t>
      </w:r>
      <w:r>
        <w:t>，将题目与知识点、章节结构、题型类型及难度等级精细绑定，从而实现卷子生成与知识体系高度一致。知识图谱不仅描述了知识点之间的逻辑关系和前置依赖，还记录了每个知识点在用户学习过程中的</w:t>
      </w:r>
      <w:r>
        <w:rPr>
          <w:b/>
          <w:bCs/>
        </w:rPr>
        <w:t>掌握状态和复习频次</w:t>
      </w:r>
      <w:r>
        <w:t>，使系统能够在组卷时优先选择薄弱点相关题目，同时保证卷子中题型分布合理、难度梯度平衡、覆盖全面。通过这种方式，每套生成的卷子都能够针对学生当前掌握情况进行</w:t>
      </w:r>
      <w:r>
        <w:rPr>
          <w:b/>
          <w:bCs/>
        </w:rPr>
        <w:t>精细化定制</w:t>
      </w:r>
      <w:r>
        <w:t>，避免了传统练习中</w:t>
      </w:r>
      <w:r>
        <w:t>“</w:t>
      </w:r>
      <w:r>
        <w:t>重点未练、非重点重复练</w:t>
      </w:r>
      <w:r>
        <w:t>”</w:t>
      </w:r>
      <w:r>
        <w:t>的低效现象。</w:t>
      </w:r>
    </w:p>
    <w:p w14:paraId="1A2299B5" w14:textId="77777777" w:rsidR="000328F8" w:rsidRDefault="00000000">
      <w:pPr>
        <w:pStyle w:val="a1"/>
        <w:ind w:firstLine="480"/>
      </w:pPr>
      <w:r>
        <w:t>在题目生成方面，系统不仅支持从已有题库中抽题，还结合知识图谱与</w:t>
      </w:r>
      <w:r>
        <w:rPr>
          <w:b/>
          <w:bCs/>
        </w:rPr>
        <w:t>生成式模型</w:t>
      </w:r>
      <w:r>
        <w:t>进行新题生成。对于题库中未覆盖或个性化需求强烈的知识点，系统</w:t>
      </w:r>
      <w:r>
        <w:rPr>
          <w:rFonts w:hint="eastAsia"/>
        </w:rPr>
        <w:t>通过引入的语言大模型，</w:t>
      </w:r>
      <w:r>
        <w:t>能够自动生成题干、选项和参考答案，并将生成题目与知识图谱节点进行关联，确保题目在语义、知识覆盖与难度上与现有题库题目保持一致。这样一来，无论是专项练习、章节练习，还是全真模拟卷，系统都能够生成</w:t>
      </w:r>
      <w:r>
        <w:rPr>
          <w:b/>
          <w:bCs/>
        </w:rPr>
        <w:lastRenderedPageBreak/>
        <w:t>知识覆盖完整、难度合理、题型丰富</w:t>
      </w:r>
      <w:r>
        <w:t>的卷子，为用户提供高度个性化的复习内容。</w:t>
      </w:r>
    </w:p>
    <w:p w14:paraId="3C6F666F" w14:textId="77777777" w:rsidR="000328F8" w:rsidRDefault="00000000">
      <w:pPr>
        <w:pStyle w:val="a1"/>
        <w:ind w:firstLine="480"/>
      </w:pPr>
      <w:r>
        <w:t>此外，知识图谱驱动的组卷技术与用户的练习反馈形成</w:t>
      </w:r>
      <w:r>
        <w:rPr>
          <w:b/>
          <w:bCs/>
        </w:rPr>
        <w:t>闭环</w:t>
      </w:r>
      <w:r>
        <w:t>。学生完成练习后，系统会根据答题结果更新知识图谱中各节点的掌握情况、错题权重以及复习薄弱区域。在下一轮练习中，系统将利用更新后的知识图谱重新匹配题目，确保每一次组卷和题目生成都能够紧密贴合学生的当前学习状态，实现个性化强化训练的动态调整。通过这一闭环机制，学生的复习过程不再是单向的题目练习，而是与自身知识结构和掌握状态高度关联的</w:t>
      </w:r>
      <w:r>
        <w:rPr>
          <w:b/>
          <w:bCs/>
        </w:rPr>
        <w:t>动态强化过程</w:t>
      </w:r>
      <w:r>
        <w:t>。</w:t>
      </w:r>
    </w:p>
    <w:p w14:paraId="18B97436" w14:textId="77777777" w:rsidR="000328F8" w:rsidRDefault="00000000">
      <w:pPr>
        <w:pStyle w:val="a1"/>
        <w:ind w:firstLine="480"/>
      </w:pPr>
      <w:r>
        <w:rPr>
          <w:rFonts w:hint="eastAsia"/>
        </w:rPr>
        <w:t>此外，</w:t>
      </w:r>
      <w:r>
        <w:t>系统可支持多种练习模式，包括针对单章节或知识点的</w:t>
      </w:r>
      <w:r>
        <w:rPr>
          <w:b/>
          <w:bCs/>
        </w:rPr>
        <w:t>专项练习</w:t>
      </w:r>
      <w:r>
        <w:t>、跨章节的</w:t>
      </w:r>
      <w:r>
        <w:rPr>
          <w:b/>
          <w:bCs/>
        </w:rPr>
        <w:t>整卷模拟练习</w:t>
      </w:r>
      <w:r>
        <w:t>、按考试结构比例生成的</w:t>
      </w:r>
      <w:r>
        <w:rPr>
          <w:b/>
          <w:bCs/>
        </w:rPr>
        <w:t>全真模拟卷</w:t>
      </w:r>
      <w:r>
        <w:t>，以及结合错题和薄弱点进行的</w:t>
      </w:r>
      <w:r>
        <w:rPr>
          <w:b/>
          <w:bCs/>
        </w:rPr>
        <w:t>复习强化卷</w:t>
      </w:r>
      <w:r>
        <w:t>。无论练习模式如何切换，知识图谱都为题目选择、题型分布、难度调节提供统一的结构化依据，使练习过程在不同场景下均保持</w:t>
      </w:r>
      <w:r>
        <w:rPr>
          <w:b/>
          <w:bCs/>
        </w:rPr>
        <w:t>高效性、针对性和系统性</w:t>
      </w:r>
      <w:r>
        <w:t>。此外，知识图谱还可记录练习过程中的历史数据与掌握演化，为后续学习分析、复习路径规划和成绩提升评估提供可靠依据，实现从</w:t>
      </w:r>
      <w:r>
        <w:rPr>
          <w:b/>
          <w:bCs/>
        </w:rPr>
        <w:t>“</w:t>
      </w:r>
      <w:r>
        <w:rPr>
          <w:b/>
          <w:bCs/>
        </w:rPr>
        <w:t>知识掌握情况监控</w:t>
      </w:r>
      <w:r>
        <w:rPr>
          <w:b/>
          <w:bCs/>
        </w:rPr>
        <w:t>”</w:t>
      </w:r>
      <w:r>
        <w:rPr>
          <w:b/>
          <w:bCs/>
        </w:rPr>
        <w:t>到</w:t>
      </w:r>
      <w:r>
        <w:rPr>
          <w:b/>
          <w:bCs/>
        </w:rPr>
        <w:t>“</w:t>
      </w:r>
      <w:r>
        <w:rPr>
          <w:b/>
          <w:bCs/>
        </w:rPr>
        <w:t>复习内容精准匹配</w:t>
      </w:r>
      <w:r>
        <w:rPr>
          <w:b/>
          <w:bCs/>
        </w:rPr>
        <w:t>”</w:t>
      </w:r>
      <w:r>
        <w:t>的完整闭环。</w:t>
      </w:r>
    </w:p>
    <w:p w14:paraId="1DAC04D3" w14:textId="77777777" w:rsidR="000328F8" w:rsidRDefault="00000000">
      <w:pPr>
        <w:pStyle w:val="a1"/>
        <w:ind w:firstLine="480"/>
      </w:pPr>
      <w:r>
        <w:t>通过这一技术，系统能够将零散题目、碎片化练习与学生个体知识结构进行高度融合，使每一次练习都成为针对薄弱知识点的有效强化训练，保证知识覆盖全面、练习针对性强、复习效果可量化，为真实备考场景中的高效复习和提分目标提供了坚实的技术支撑。这种基于知识图谱的智能组卷方法，不仅提高了练习内容的科学性和系统性，还为整个复习中枢的</w:t>
      </w:r>
      <w:r>
        <w:rPr>
          <w:b/>
          <w:bCs/>
        </w:rPr>
        <w:t>智能化、个性化和闭环化运行</w:t>
      </w:r>
      <w:r>
        <w:t>奠定了核心技术基础，是项目实现高效备考与精准复习的重要支撑模块。</w:t>
      </w:r>
    </w:p>
    <w:p w14:paraId="1D08F47D" w14:textId="0917AC2B" w:rsidR="000328F8" w:rsidRDefault="00000000">
      <w:pPr>
        <w:pStyle w:val="3"/>
        <w:numPr>
          <w:ilvl w:val="0"/>
          <w:numId w:val="0"/>
        </w:numPr>
        <w:ind w:left="142"/>
      </w:pPr>
      <w:bookmarkStart w:id="253" w:name="_Toc15158"/>
      <w:r>
        <w:rPr>
          <w:rFonts w:hint="eastAsia"/>
        </w:rPr>
        <w:t>2.3.5</w:t>
      </w:r>
      <w:r>
        <w:rPr>
          <w:rFonts w:hint="eastAsia"/>
        </w:rPr>
        <w:t>考试目标驱动的多约束学习路径规划方法</w:t>
      </w:r>
      <w:bookmarkEnd w:id="253"/>
      <w:ins w:id="254" w:author="xingyao liu" w:date="2026-01-21T10:57:00Z" w16du:dateUtc="2026-01-21T02:57:00Z">
        <w:r w:rsidR="00B7632F">
          <w:rPr>
            <w:rFonts w:hint="eastAsia"/>
          </w:rPr>
          <w:t xml:space="preserve"> </w:t>
        </w:r>
        <w:proofErr w:type="gramStart"/>
        <w:r w:rsidR="00B7632F">
          <w:rPr>
            <w:rFonts w:hint="eastAsia"/>
          </w:rPr>
          <w:t>删</w:t>
        </w:r>
      </w:ins>
      <w:proofErr w:type="gramEnd"/>
    </w:p>
    <w:p w14:paraId="475FA4DB" w14:textId="77777777" w:rsidR="000328F8" w:rsidRDefault="00000000">
      <w:pPr>
        <w:pStyle w:val="a1"/>
        <w:ind w:firstLine="480"/>
      </w:pPr>
      <w:r>
        <w:t>在真实备考</w:t>
      </w:r>
      <w:r>
        <w:rPr>
          <w:rFonts w:hint="eastAsia"/>
        </w:rPr>
        <w:t>等复习</w:t>
      </w:r>
      <w:r>
        <w:t>场景中，</w:t>
      </w:r>
      <w:r>
        <w:rPr>
          <w:rFonts w:hint="eastAsia"/>
        </w:rPr>
        <w:t>往往存在多个学习任务，且</w:t>
      </w:r>
      <w:r>
        <w:t>学习任务并非简单的待办事项罗列，而是在有限时间和明确考试目标约束下，对学习行为进行</w:t>
      </w:r>
      <w:r>
        <w:rPr>
          <w:b/>
          <w:bCs/>
        </w:rPr>
        <w:t>整体优化</w:t>
      </w:r>
      <w:r>
        <w:t>的问题。不同知识点的提分潜力、当前掌握程度以及考试中的权重分布均存在显著差异，若仅采用固定顺序或均匀分配时间的方式进行复习，往往难以在考前阶段实现整体成绩的最优提升。因此，本项目将学习路径规划问题明确建模为一个</w:t>
      </w:r>
      <w:r>
        <w:rPr>
          <w:b/>
          <w:bCs/>
        </w:rPr>
        <w:t>在时间与任务约束下最大化提分收益的优化决策问题</w:t>
      </w:r>
      <w:r>
        <w:t>，而非传统意义上的任务调度或清单管理。</w:t>
      </w:r>
    </w:p>
    <w:p w14:paraId="3B4439C7" w14:textId="77777777" w:rsidR="000328F8" w:rsidRDefault="00000000">
      <w:pPr>
        <w:pStyle w:val="a1"/>
        <w:ind w:firstLine="480"/>
      </w:pPr>
      <w:r>
        <w:t>系统以用户当前的</w:t>
      </w:r>
      <w:r>
        <w:rPr>
          <w:b/>
          <w:bCs/>
        </w:rPr>
        <w:t>认知状态和考试目标作</w:t>
      </w:r>
      <w:r>
        <w:t>为决策输入，将学习过程抽象为一个</w:t>
      </w:r>
      <w:r>
        <w:rPr>
          <w:b/>
          <w:bCs/>
        </w:rPr>
        <w:t>状态</w:t>
      </w:r>
      <w:r>
        <w:rPr>
          <w:rFonts w:hint="eastAsia"/>
          <w:b/>
          <w:bCs/>
        </w:rPr>
        <w:t>-</w:t>
      </w:r>
      <w:r>
        <w:rPr>
          <w:b/>
          <w:bCs/>
        </w:rPr>
        <w:t>动作</w:t>
      </w:r>
      <w:r>
        <w:rPr>
          <w:rFonts w:hint="eastAsia"/>
          <w:b/>
          <w:bCs/>
        </w:rPr>
        <w:t>-</w:t>
      </w:r>
      <w:r>
        <w:rPr>
          <w:b/>
          <w:bCs/>
        </w:rPr>
        <w:t>收益</w:t>
      </w:r>
      <w:r>
        <w:t>的决策过程。状态空间由用户在各知识点上的掌握度向量以及剩余可用学习时间共同构成，能够完整反映当前备考进度与资源约束；动作空间则对应具体的学习决策，包括针对某一知识点进行复习，或选择某一类型的练习题进行强化。通过这种建模方式，系统能够在任意时刻对</w:t>
      </w:r>
      <w:r>
        <w:t>“</w:t>
      </w:r>
      <w:r>
        <w:t>下一步学什么</w:t>
      </w:r>
      <w:r>
        <w:t>”</w:t>
      </w:r>
      <w:r>
        <w:t>这一核心问题进行量化决策。</w:t>
      </w:r>
    </w:p>
    <w:p w14:paraId="4369676D" w14:textId="77777777" w:rsidR="000328F8" w:rsidRDefault="00000000">
      <w:pPr>
        <w:pStyle w:val="a1"/>
        <w:ind w:firstLine="480"/>
      </w:pPr>
      <w:r>
        <w:lastRenderedPageBreak/>
        <w:t>在</w:t>
      </w:r>
      <w:r>
        <w:rPr>
          <w:rFonts w:hint="eastAsia"/>
        </w:rPr>
        <w:t>设计目标时</w:t>
      </w:r>
      <w:r>
        <w:t>，系统不直接以完成任务数量或学习时长作为目标，而是</w:t>
      </w:r>
      <w:r>
        <w:rPr>
          <w:b/>
          <w:bCs/>
        </w:rPr>
        <w:t>以预期提分收益的累积最大化</w:t>
      </w:r>
      <w:r>
        <w:t>作为核心优化方向。具体而言，每一次学习动作都会引起部分知识点掌握度的变化，不同知识点在考试中的重要性通过权重进行建模，从而使系统能够在整体层面权衡</w:t>
      </w:r>
      <w:r>
        <w:rPr>
          <w:b/>
          <w:bCs/>
        </w:rPr>
        <w:t>“</w:t>
      </w:r>
      <w:r>
        <w:rPr>
          <w:b/>
          <w:bCs/>
        </w:rPr>
        <w:t>学哪里最值</w:t>
      </w:r>
      <w:r>
        <w:rPr>
          <w:b/>
          <w:bCs/>
        </w:rPr>
        <w:t>”</w:t>
      </w:r>
      <w:r>
        <w:t>。同时，系统显式引入</w:t>
      </w:r>
      <w:r>
        <w:rPr>
          <w:rFonts w:hint="eastAsia"/>
        </w:rPr>
        <w:t>了</w:t>
      </w:r>
      <w:r>
        <w:t>多种现实约束条件，包括</w:t>
      </w:r>
      <w:r>
        <w:rPr>
          <w:b/>
          <w:bCs/>
        </w:rPr>
        <w:t>每日可用学习时间上限、阶段性任务必须完成的硬约束以及考前模拟训练</w:t>
      </w:r>
      <w:r>
        <w:t>等关键节点要求，使生成的学习路径在理论最优的同时具备实际可执行性。</w:t>
      </w:r>
    </w:p>
    <w:p w14:paraId="1C0AD455" w14:textId="77777777" w:rsidR="000328F8" w:rsidRDefault="00000000">
      <w:pPr>
        <w:pStyle w:val="a1"/>
        <w:ind w:firstLine="480"/>
      </w:pPr>
      <w:r>
        <w:t>对于学习路径规划，本项目采用</w:t>
      </w:r>
      <w:r>
        <w:rPr>
          <w:b/>
          <w:bCs/>
        </w:rPr>
        <w:t>基于约束</w:t>
      </w:r>
      <w:r>
        <w:rPr>
          <w:rFonts w:hint="eastAsia"/>
          <w:b/>
          <w:bCs/>
        </w:rPr>
        <w:t>的</w:t>
      </w:r>
      <w:r>
        <w:rPr>
          <w:b/>
          <w:bCs/>
        </w:rPr>
        <w:t>决策优化策略</w:t>
      </w:r>
      <w:r>
        <w:t>。在这一框架下，系统将用户当前认知状态和剩余学习时间作为状态输入，将复习知识点或刷题行为作为动作空间，并以预期提分收益的累积最大化作为优化目标。通过模拟</w:t>
      </w:r>
      <w:r>
        <w:rPr>
          <w:b/>
          <w:bCs/>
        </w:rPr>
        <w:t>学习</w:t>
      </w:r>
      <w:r>
        <w:rPr>
          <w:rFonts w:hint="eastAsia"/>
          <w:b/>
          <w:bCs/>
        </w:rPr>
        <w:t>-</w:t>
      </w:r>
      <w:r>
        <w:rPr>
          <w:b/>
          <w:bCs/>
        </w:rPr>
        <w:t>反馈</w:t>
      </w:r>
      <w:r>
        <w:rPr>
          <w:rFonts w:hint="eastAsia"/>
          <w:b/>
          <w:bCs/>
        </w:rPr>
        <w:t>-</w:t>
      </w:r>
      <w:r>
        <w:rPr>
          <w:b/>
          <w:bCs/>
        </w:rPr>
        <w:t>状态更新</w:t>
      </w:r>
      <w:r>
        <w:t>的循环过程，模型能够学习在不同认知状态下的最优行动策略，同时考虑每日时间限制、阶段性任务完成要求及考前模拟训练等约束条件，从而生成在理论上最优或近似最优的学习路径。在实际执行中，路径规划会随用户完成情况和掌握状态的实时反馈</w:t>
      </w:r>
      <w:r>
        <w:rPr>
          <w:b/>
          <w:bCs/>
        </w:rPr>
        <w:t>动态更新</w:t>
      </w:r>
      <w:r>
        <w:t>，使每一步复习决策都能够适应当前学习进度和剩余时间，保证整体备考策略的连续优化和可执行性。</w:t>
      </w:r>
    </w:p>
    <w:p w14:paraId="61C0A962" w14:textId="77777777" w:rsidR="000328F8" w:rsidRDefault="00000000">
      <w:pPr>
        <w:pStyle w:val="a1"/>
        <w:ind w:firstLine="480"/>
      </w:pPr>
      <w:r>
        <w:t>学习执行过程中，系统并不假设用户严格按计划完成所有任务，而是将学习路径规划视为一个</w:t>
      </w:r>
      <w:r>
        <w:rPr>
          <w:b/>
          <w:bCs/>
        </w:rPr>
        <w:t>动态更新的过程</w:t>
      </w:r>
      <w:r>
        <w:t>。随着用户实际完成情况的反馈，系统会实时更新其认知状态和剩余时间，并对后续学习路径进行重新计算与调整。当部分任务未按期完成或学习效果低于预期时，系统能够自动对剩余任务进行</w:t>
      </w:r>
      <w:r>
        <w:rPr>
          <w:b/>
          <w:bCs/>
        </w:rPr>
        <w:t>重排和平摊</w:t>
      </w:r>
      <w:r>
        <w:t>，避免局部偏差对整体备考效果产生放大影响。这种动态重排机制使学习计划具备较强的</w:t>
      </w:r>
      <w:r>
        <w:rPr>
          <w:b/>
          <w:bCs/>
        </w:rPr>
        <w:t>鲁棒性</w:t>
      </w:r>
      <w:r>
        <w:t>，能够适应真实学习过程中不可避免的波动。</w:t>
      </w:r>
    </w:p>
    <w:p w14:paraId="372F024C" w14:textId="77777777" w:rsidR="000328F8" w:rsidRDefault="00000000">
      <w:pPr>
        <w:pStyle w:val="a1"/>
        <w:ind w:firstLine="480"/>
      </w:pPr>
      <w:r>
        <w:t>该方法将学习路径规划从一次性生成转变为</w:t>
      </w:r>
      <w:r>
        <w:rPr>
          <w:b/>
          <w:bCs/>
        </w:rPr>
        <w:t>伴随学习过程持续更新的决策过程</w:t>
      </w:r>
      <w:r>
        <w:t>。结合前述认知状态建模与知识图谱结构，该方法最终实现了从</w:t>
      </w:r>
      <w:r>
        <w:t>“</w:t>
      </w:r>
      <w:r>
        <w:t>知道哪里薄弱</w:t>
      </w:r>
      <w:r>
        <w:t>”</w:t>
      </w:r>
      <w:r>
        <w:t>到</w:t>
      </w:r>
      <w:r>
        <w:t>“</w:t>
      </w:r>
      <w:r>
        <w:t>在有限时间内如何最有效补强</w:t>
      </w:r>
      <w:r>
        <w:t>”</w:t>
      </w:r>
      <w:r>
        <w:t>的闭环，是整个备考与复习中枢中实现目标导向优化的关键技术。</w:t>
      </w:r>
    </w:p>
    <w:p w14:paraId="3FF4613A" w14:textId="77777777" w:rsidR="000328F8" w:rsidRDefault="00000000">
      <w:pPr>
        <w:pStyle w:val="2"/>
      </w:pPr>
      <w:bookmarkStart w:id="255" w:name="_Toc32494"/>
      <w:commentRangeStart w:id="256"/>
      <w:r>
        <w:rPr>
          <w:rFonts w:hint="eastAsia"/>
        </w:rPr>
        <w:t>其他相关技术</w:t>
      </w:r>
      <w:commentRangeEnd w:id="256"/>
      <w:r>
        <w:rPr>
          <w:rStyle w:val="aff4"/>
          <w:rFonts w:asciiTheme="minorHAnsi" w:eastAsiaTheme="minorEastAsia" w:hAnsiTheme="minorHAnsi"/>
          <w:b w:val="0"/>
          <w:bCs w:val="0"/>
        </w:rPr>
        <w:commentReference w:id="256"/>
      </w:r>
      <w:bookmarkEnd w:id="255"/>
    </w:p>
    <w:p w14:paraId="0C237BAE" w14:textId="77777777" w:rsidR="000328F8" w:rsidRDefault="00000000">
      <w:pPr>
        <w:pStyle w:val="a1"/>
        <w:ind w:firstLine="480"/>
      </w:pPr>
      <w:r>
        <w:t>在本系统的整体设计中，除了核心算法与功能模块外，界面设计、数据库设计及系统部署方案</w:t>
      </w:r>
      <w:r>
        <w:rPr>
          <w:rFonts w:hint="eastAsia"/>
        </w:rPr>
        <w:t>等也</w:t>
      </w:r>
      <w:r>
        <w:t>构成了支撑系统稳定运行、提升用户体验和保障数据安全的关键技术基础。这些技术不仅直接影响用户的交互体验，也决定了系统在数据处理、扩展性和可维护性上的能力，是实现</w:t>
      </w:r>
      <w:r>
        <w:rPr>
          <w:rFonts w:hint="eastAsia"/>
        </w:rPr>
        <w:t>“</w:t>
      </w:r>
      <w:r>
        <w:t>全场景</w:t>
      </w:r>
      <w:r>
        <w:t>AI</w:t>
      </w:r>
      <w:r>
        <w:t>备考与复习中枢</w:t>
      </w:r>
      <w:r>
        <w:rPr>
          <w:rFonts w:hint="eastAsia"/>
        </w:rPr>
        <w:t>”</w:t>
      </w:r>
      <w:r>
        <w:t>目标的重要支撑环节。</w:t>
      </w:r>
    </w:p>
    <w:p w14:paraId="48A78BFA" w14:textId="77777777" w:rsidR="000328F8" w:rsidRDefault="00000000">
      <w:pPr>
        <w:pStyle w:val="3"/>
        <w:ind w:left="862" w:hanging="720"/>
      </w:pPr>
      <w:bookmarkStart w:id="257" w:name="_Toc24514"/>
      <w:r>
        <w:rPr>
          <w:rFonts w:hint="eastAsia"/>
        </w:rPr>
        <w:lastRenderedPageBreak/>
        <w:t>面向学习场景的交互式界面设计技术</w:t>
      </w:r>
      <w:bookmarkEnd w:id="257"/>
    </w:p>
    <w:p w14:paraId="6D8325F1" w14:textId="77777777" w:rsidR="000328F8" w:rsidRDefault="00000000">
      <w:pPr>
        <w:pStyle w:val="a1"/>
        <w:ind w:firstLine="480"/>
      </w:pPr>
      <w:r>
        <w:rPr>
          <w:rFonts w:hint="eastAsia"/>
        </w:rPr>
        <w:t>界面设计在本系统中承担</w:t>
      </w:r>
      <w:r>
        <w:rPr>
          <w:rFonts w:hint="eastAsia"/>
          <w:b/>
          <w:bCs/>
        </w:rPr>
        <w:t>用户交互</w:t>
      </w:r>
      <w:r>
        <w:rPr>
          <w:rFonts w:hint="eastAsia"/>
        </w:rPr>
        <w:t>的核心角色，其设计目标是实现</w:t>
      </w:r>
      <w:r>
        <w:rPr>
          <w:rFonts w:hint="eastAsia"/>
          <w:b/>
          <w:bCs/>
        </w:rPr>
        <w:t>操作简便、信息结构清晰且与功能模块紧密关联</w:t>
      </w:r>
      <w:r>
        <w:rPr>
          <w:rFonts w:hint="eastAsia"/>
        </w:rPr>
        <w:t>的用户体验。系统采用</w:t>
      </w:r>
      <w:r>
        <w:rPr>
          <w:rFonts w:hint="eastAsia"/>
          <w:b/>
          <w:bCs/>
        </w:rPr>
        <w:t>前端与后端</w:t>
      </w:r>
      <w:r>
        <w:rPr>
          <w:rFonts w:hint="eastAsia"/>
        </w:rPr>
        <w:t>分离架构，前端基于</w:t>
      </w:r>
      <w:r>
        <w:rPr>
          <w:rFonts w:hint="eastAsia"/>
        </w:rPr>
        <w:t>Vue3</w:t>
      </w:r>
      <w:r>
        <w:rPr>
          <w:rFonts w:hint="eastAsia"/>
        </w:rPr>
        <w:t>框架开发，结合</w:t>
      </w:r>
      <w:r>
        <w:rPr>
          <w:rFonts w:hint="eastAsia"/>
        </w:rPr>
        <w:t>HBuilderX</w:t>
      </w:r>
      <w:r>
        <w:rPr>
          <w:rFonts w:hint="eastAsia"/>
        </w:rPr>
        <w:t>实现移动端和桌面端适配，同时支持暗色模式以减少长时间使用的视觉疲劳。</w:t>
      </w:r>
    </w:p>
    <w:p w14:paraId="6C4D1F87" w14:textId="77777777" w:rsidR="000328F8" w:rsidRDefault="00000000">
      <w:pPr>
        <w:pStyle w:val="a1"/>
        <w:ind w:firstLine="480"/>
      </w:pPr>
      <w:r>
        <w:rPr>
          <w:rFonts w:hint="eastAsia"/>
        </w:rPr>
        <w:t>在</w:t>
      </w:r>
      <w:commentRangeStart w:id="258"/>
      <w:r>
        <w:rPr>
          <w:rFonts w:hint="eastAsia"/>
          <w:b/>
          <w:bCs/>
        </w:rPr>
        <w:t>功能布局</w:t>
      </w:r>
      <w:r>
        <w:rPr>
          <w:rFonts w:hint="eastAsia"/>
        </w:rPr>
        <w:t>上，系统界面遵循</w:t>
      </w:r>
      <w:r>
        <w:rPr>
          <w:rFonts w:hint="eastAsia"/>
          <w:b/>
          <w:bCs/>
        </w:rPr>
        <w:t>模块化与层次化</w:t>
      </w:r>
      <w:r>
        <w:rPr>
          <w:rFonts w:hint="eastAsia"/>
        </w:rPr>
        <w:t>原则。主界面通过顶部导航栏与左侧模块菜单实现快速切换，导航栏右侧展示用户信息和任务提醒，保证用户随时掌握学习进度与系统通知。各模块界面设计遵循“功能直观、操作最少”的原则。例如，在全维伴随式采集模块中，用户可以通过简洁的录音与拍照按钮启动多模态数据采集，而手写笔记区提供无边际画布与笔声同步功能，使操作自然融入课堂场景。在复习与测评模块中，知识导航图和时光机回溯界面通过动态渲染的知识树、颜色标记及节点提示，将复杂的知识关系直观呈现，用户能够一目了然地选择复习重点或回溯错题来源。</w:t>
      </w:r>
      <w:commentRangeEnd w:id="258"/>
      <w:r>
        <w:commentReference w:id="258"/>
      </w:r>
    </w:p>
    <w:p w14:paraId="40BA900B" w14:textId="77777777" w:rsidR="000328F8" w:rsidRDefault="00000000">
      <w:pPr>
        <w:pStyle w:val="a1"/>
        <w:ind w:firstLine="480"/>
      </w:pPr>
      <w:r>
        <w:rPr>
          <w:rFonts w:hint="eastAsia"/>
        </w:rPr>
        <w:t>此外，系统界面设计充分考虑可扩展性和自定义能力。用户可根据个人偏好调整信息显示层级、知识节点颜色映射及任务提示频率，同时支持跨设备同步，保证学习数据和界面状态在手机、平板或桌面端无缝迁移。这种设计不仅提升了交互效率，也为后续功能扩展和模块优化提供了便利条件。</w:t>
      </w:r>
    </w:p>
    <w:p w14:paraId="01F6F717" w14:textId="77777777" w:rsidR="000328F8" w:rsidRDefault="00000000">
      <w:pPr>
        <w:pStyle w:val="3"/>
        <w:ind w:left="862" w:hanging="720"/>
      </w:pPr>
      <w:bookmarkStart w:id="259" w:name="_Toc9920"/>
      <w:r>
        <w:rPr>
          <w:rFonts w:hint="eastAsia"/>
        </w:rPr>
        <w:t>多类型数据库协同的数据管理技术</w:t>
      </w:r>
      <w:commentRangeStart w:id="260"/>
      <w:commentRangeEnd w:id="260"/>
      <w:r>
        <w:commentReference w:id="260"/>
      </w:r>
      <w:bookmarkEnd w:id="259"/>
    </w:p>
    <w:p w14:paraId="01191AA1" w14:textId="77777777" w:rsidR="000328F8" w:rsidRDefault="00000000">
      <w:pPr>
        <w:pStyle w:val="a1"/>
        <w:ind w:firstLine="480"/>
      </w:pPr>
      <w:r>
        <w:t>数据库设计是系统实现多模态数据存储、知识图谱管理、用户行为追踪和测评记录管理的核心支撑。系统采用</w:t>
      </w:r>
      <w:r>
        <w:rPr>
          <w:b/>
          <w:bCs/>
        </w:rPr>
        <w:t>分层数据结构设计</w:t>
      </w:r>
      <w:r>
        <w:t>，将用户信息、课程资源、知识图谱节点、学习行为数据和测评结果分别建表管理，并通过唯一标识符与时间戳实现多表关联，保证数据的完整性与可追溯性。</w:t>
      </w:r>
    </w:p>
    <w:p w14:paraId="0A58D1F0" w14:textId="77777777" w:rsidR="000328F8" w:rsidRDefault="00000000">
      <w:pPr>
        <w:pStyle w:val="a1"/>
        <w:ind w:firstLine="480"/>
      </w:pPr>
      <w:r>
        <w:t>具体而言，</w:t>
      </w:r>
      <w:r>
        <w:rPr>
          <w:b/>
          <w:bCs/>
        </w:rPr>
        <w:t>知识图谱数据库</w:t>
      </w:r>
      <w:r>
        <w:t>采用</w:t>
      </w:r>
      <w:r>
        <w:rPr>
          <w:b/>
          <w:bCs/>
        </w:rPr>
        <w:t>图结构</w:t>
      </w:r>
      <w:r>
        <w:t>存储，将每个知识节点视为顶点，将节点之间的先修关系、概念关联及权重信息存储为边属性。此结构支持动态增量更新与查询优化，确保在助学智能体进行短板识别、考点热力图生成和复习路径规划时，能够快速获取节点间关系及掌握状态。测评数据与行为日志通过时间序列表进行存储，记录每次练习的题目、结果、用时及跳转行为，为认知状态建模提供基础数据。</w:t>
      </w:r>
    </w:p>
    <w:p w14:paraId="48832234" w14:textId="77777777" w:rsidR="000328F8" w:rsidRDefault="00000000">
      <w:pPr>
        <w:pStyle w:val="a1"/>
        <w:ind w:firstLine="480"/>
      </w:pPr>
      <w:r>
        <w:t>为满足多模态数据存储需求，系统采用</w:t>
      </w:r>
      <w:r>
        <w:rPr>
          <w:b/>
          <w:bCs/>
        </w:rPr>
        <w:t>混合型数据库</w:t>
      </w:r>
      <w:r>
        <w:t>方案。文本与结构化数据存储在</w:t>
      </w:r>
      <w:r>
        <w:rPr>
          <w:b/>
          <w:bCs/>
        </w:rPr>
        <w:t>关系型数据库</w:t>
      </w:r>
      <w:r>
        <w:t>（</w:t>
      </w:r>
      <w:r>
        <w:t>MySQL</w:t>
      </w:r>
      <w:r>
        <w:t>）中，保证事务一致性；图谱数据存储在</w:t>
      </w:r>
      <w:r>
        <w:rPr>
          <w:b/>
          <w:bCs/>
        </w:rPr>
        <w:t>图数据库</w:t>
      </w:r>
      <w:r>
        <w:t>（</w:t>
      </w:r>
      <w:r>
        <w:t>Neo4j</w:t>
      </w:r>
      <w:r>
        <w:t>）中，实现复杂关系查询与图算法支持；音视频及手写笔迹等大容量多媒体数据通过</w:t>
      </w:r>
      <w:r>
        <w:rPr>
          <w:b/>
          <w:bCs/>
        </w:rPr>
        <w:t>对象存储</w:t>
      </w:r>
      <w:r>
        <w:t>（</w:t>
      </w:r>
      <w:r>
        <w:t>OSS</w:t>
      </w:r>
      <w:r>
        <w:t>）管理，并与数据库记录通过索引链接，确保</w:t>
      </w:r>
      <w:r>
        <w:lastRenderedPageBreak/>
        <w:t>数据可访问性与存储效率的平衡。</w:t>
      </w:r>
    </w:p>
    <w:p w14:paraId="5A387CF6" w14:textId="77777777" w:rsidR="000328F8" w:rsidRDefault="00000000">
      <w:pPr>
        <w:pStyle w:val="a1"/>
        <w:ind w:firstLine="480"/>
      </w:pPr>
      <w:r>
        <w:t>此外，数据库设计充分考虑数据安全与权限控制。系统对敏感数据进行加密存储，设置用户访问权限及模块访问限制，保证用户隐私和课程资源的安全，同时为后续系统扩展、跨平台同步和数据分析提供可靠的数据基础。</w:t>
      </w:r>
    </w:p>
    <w:p w14:paraId="23E22158" w14:textId="77777777" w:rsidR="000328F8" w:rsidRDefault="00000000">
      <w:pPr>
        <w:pStyle w:val="3"/>
        <w:ind w:left="862" w:hanging="720"/>
      </w:pPr>
      <w:bookmarkStart w:id="261" w:name="_Toc3334"/>
      <w:r>
        <w:rPr>
          <w:rFonts w:hint="eastAsia"/>
        </w:rPr>
        <w:t>端到云协同的系统部署与运行方案</w:t>
      </w:r>
      <w:bookmarkEnd w:id="261"/>
    </w:p>
    <w:p w14:paraId="7C6A96D7" w14:textId="77777777" w:rsidR="000328F8" w:rsidRDefault="00000000">
      <w:pPr>
        <w:pStyle w:val="a1"/>
        <w:ind w:firstLine="480"/>
      </w:pPr>
      <w:r>
        <w:rPr>
          <w:rFonts w:hint="eastAsia"/>
        </w:rPr>
        <w:t>本系统采用</w:t>
      </w:r>
      <w:r>
        <w:rPr>
          <w:rFonts w:hint="eastAsia"/>
          <w:b/>
          <w:bCs/>
        </w:rPr>
        <w:t>端云协同的架构部署模式</w:t>
      </w:r>
      <w:r>
        <w:rPr>
          <w:rFonts w:hint="eastAsia"/>
        </w:rPr>
        <w:t>，以实现多模态学习数据的高效采集、低延迟处理及智能化知识推理。系统整体分为</w:t>
      </w:r>
      <w:r>
        <w:rPr>
          <w:rFonts w:hint="eastAsia"/>
          <w:b/>
          <w:bCs/>
        </w:rPr>
        <w:t>端侧、传输层和云端</w:t>
      </w:r>
      <w:r>
        <w:rPr>
          <w:rFonts w:hint="eastAsia"/>
        </w:rPr>
        <w:t>三大运行层级，各层之间职责明确、协作高效，共同支撑全流程复习闭环和个性化学习策略的生成。</w:t>
      </w:r>
    </w:p>
    <w:p w14:paraId="596B0C62" w14:textId="77777777" w:rsidR="000328F8" w:rsidRDefault="00000000">
      <w:pPr>
        <w:pStyle w:val="a1"/>
        <w:ind w:firstLine="480"/>
      </w:pPr>
      <w:r>
        <w:rPr>
          <w:rFonts w:hint="eastAsia"/>
        </w:rPr>
        <w:t>在</w:t>
      </w:r>
      <w:r>
        <w:rPr>
          <w:rFonts w:hint="eastAsia"/>
          <w:b/>
          <w:bCs/>
        </w:rPr>
        <w:t>端侧</w:t>
      </w:r>
      <w:r>
        <w:rPr>
          <w:rFonts w:hint="eastAsia"/>
        </w:rPr>
        <w:t>，系统通过移动设备和平板提供</w:t>
      </w:r>
      <w:r>
        <w:rPr>
          <w:rFonts w:hint="eastAsia"/>
          <w:b/>
          <w:bCs/>
        </w:rPr>
        <w:t>学习素材采集和初步处理能力</w:t>
      </w:r>
      <w:r>
        <w:rPr>
          <w:rFonts w:hint="eastAsia"/>
        </w:rPr>
        <w:t>。端侧部署轻量化音频录制模块、视觉采集模块以及手写笔迹数字化采集模块，通过本地缓存和轻量化预处理实现数据的初步索引、时间轴绑定及格式统一，为云端分析提供标准化输入。端侧设计不仅优化了数据采集效率，还保证了高频操作的实时响应，使用户在课堂或自习环境中能够顺畅操作，确保学习过程数据的完整性和连续性。</w:t>
      </w:r>
    </w:p>
    <w:p w14:paraId="1C60489A" w14:textId="77777777" w:rsidR="000328F8" w:rsidRDefault="00000000">
      <w:pPr>
        <w:pStyle w:val="a1"/>
        <w:ind w:firstLine="482"/>
      </w:pPr>
      <w:r>
        <w:rPr>
          <w:rFonts w:hint="eastAsia"/>
          <w:b/>
          <w:bCs/>
        </w:rPr>
        <w:t>传输层</w:t>
      </w:r>
      <w:r>
        <w:rPr>
          <w:rFonts w:hint="eastAsia"/>
        </w:rPr>
        <w:t>作为端侧与云端之间的</w:t>
      </w:r>
      <w:r>
        <w:rPr>
          <w:rFonts w:hint="eastAsia"/>
          <w:b/>
          <w:bCs/>
        </w:rPr>
        <w:t>数据交互枢纽</w:t>
      </w:r>
      <w:r>
        <w:rPr>
          <w:rFonts w:hint="eastAsia"/>
        </w:rPr>
        <w:t>，采用高可靠性的同步协议与断点续传机制，结合数据校验和压缩传输策略，保证在网络波动或带宽受限情况下，学习数据依然能够完整上传云端，并支持云端下发复习任务、错题反馈及学习提醒。传输层的稳健设计在保障系统可靠性的同时，也保证了用户端的连续学习体验，形成无缝的端云协作闭环。</w:t>
      </w:r>
    </w:p>
    <w:p w14:paraId="128917FF" w14:textId="77777777" w:rsidR="000328F8" w:rsidRDefault="00000000">
      <w:pPr>
        <w:pStyle w:val="a1"/>
        <w:ind w:firstLine="482"/>
      </w:pPr>
      <w:r>
        <w:rPr>
          <w:rFonts w:hint="eastAsia"/>
          <w:b/>
          <w:bCs/>
        </w:rPr>
        <w:t>云端部署</w:t>
      </w:r>
      <w:r>
        <w:rPr>
          <w:rFonts w:hint="eastAsia"/>
        </w:rPr>
        <w:t>为系统的计算和分析核心，承担</w:t>
      </w:r>
      <w:r>
        <w:rPr>
          <w:rFonts w:hint="eastAsia"/>
          <w:b/>
          <w:bCs/>
        </w:rPr>
        <w:t>多模态数据的深度处理、知识图谱构建、认知状态建模及复习策略生成</w:t>
      </w:r>
      <w:r>
        <w:rPr>
          <w:rFonts w:hint="eastAsia"/>
        </w:rPr>
        <w:t>等任务。云端服务采用微服务架构，利用容器化部署（</w:t>
      </w:r>
      <w:r>
        <w:rPr>
          <w:rFonts w:hint="eastAsia"/>
        </w:rPr>
        <w:t>Docker</w:t>
      </w:r>
      <w:r>
        <w:rPr>
          <w:rFonts w:hint="eastAsia"/>
        </w:rPr>
        <w:t>）和</w:t>
      </w:r>
      <w:r>
        <w:rPr>
          <w:rFonts w:hint="eastAsia"/>
        </w:rPr>
        <w:t>Kubernetes</w:t>
      </w:r>
      <w:r>
        <w:rPr>
          <w:rFonts w:hint="eastAsia"/>
        </w:rPr>
        <w:t>集群管理，实现弹性伸缩与高可用性。大语言模型、图神经网络及语音</w:t>
      </w:r>
      <w:r>
        <w:rPr>
          <w:rFonts w:hint="eastAsia"/>
        </w:rPr>
        <w:t>/</w:t>
      </w:r>
      <w:r>
        <w:rPr>
          <w:rFonts w:hint="eastAsia"/>
        </w:rPr>
        <w:t>视觉处理模块运行在高算力</w:t>
      </w:r>
      <w:r>
        <w:rPr>
          <w:rFonts w:hint="eastAsia"/>
        </w:rPr>
        <w:t>GPU</w:t>
      </w:r>
      <w:r>
        <w:rPr>
          <w:rFonts w:hint="eastAsia"/>
        </w:rPr>
        <w:t>节点上，支持实时推理与大规模多用户并发访问。云端还通过异步任务队列和负载均衡机制，确保在用户数量增加或高峰使用时系统稳定性不受影响。</w:t>
      </w:r>
    </w:p>
    <w:p w14:paraId="36D715F9" w14:textId="77777777" w:rsidR="000328F8" w:rsidRDefault="00000000">
      <w:pPr>
        <w:pStyle w:val="a1"/>
        <w:ind w:firstLine="480"/>
      </w:pPr>
      <w:r>
        <w:rPr>
          <w:rFonts w:hint="eastAsia"/>
        </w:rPr>
        <w:t>端云协同部署使系统能够在保证用户交互流畅性的同时，实现复杂计算任务的高效完成。</w:t>
      </w:r>
      <w:r>
        <w:rPr>
          <w:rFonts w:hint="eastAsia"/>
          <w:b/>
          <w:bCs/>
        </w:rPr>
        <w:t>端侧负责即时采集与初步处理，传输层保证数据传递稳健可靠，云端提供高算力支持与智能分析能力，同时将处理结果和个性化复习策略下发端侧</w:t>
      </w:r>
      <w:r>
        <w:rPr>
          <w:rFonts w:hint="eastAsia"/>
        </w:rPr>
        <w:t>。该部署方案兼顾性能、可扩展性及可维护性，为未来功能扩展、用户规模扩大和算法优化提供充分支撑。</w:t>
      </w:r>
    </w:p>
    <w:p w14:paraId="59993648" w14:textId="77777777" w:rsidR="000328F8" w:rsidRDefault="00000000">
      <w:pPr>
        <w:pStyle w:val="3"/>
        <w:ind w:left="862" w:hanging="720"/>
      </w:pPr>
      <w:bookmarkStart w:id="262" w:name="_Toc352"/>
      <w:r>
        <w:rPr>
          <w:rFonts w:hint="eastAsia"/>
        </w:rPr>
        <w:lastRenderedPageBreak/>
        <w:t>系统安全与隐私保护相关技术</w:t>
      </w:r>
      <w:bookmarkEnd w:id="262"/>
    </w:p>
    <w:p w14:paraId="6C799D3E" w14:textId="77777777" w:rsidR="000328F8" w:rsidRDefault="00000000">
      <w:pPr>
        <w:pStyle w:val="a1"/>
        <w:ind w:firstLine="480"/>
      </w:pPr>
      <w:r>
        <w:t>在全流程复习和智能备考场景下，用户的多模态学习数据包括音频、笔迹、课件及行为日志等，涉及个人隐私和学习信息安全。系统在设计阶段即将</w:t>
      </w:r>
      <w:r>
        <w:rPr>
          <w:b/>
          <w:bCs/>
        </w:rPr>
        <w:t>安全性与隐私保护</w:t>
      </w:r>
      <w:r>
        <w:t>作为核心考虑，通过多层技术手段实现数据的保密、完整和可控使用。</w:t>
      </w:r>
    </w:p>
    <w:p w14:paraId="0A5F267D" w14:textId="77777777" w:rsidR="000328F8" w:rsidRDefault="00000000">
      <w:pPr>
        <w:pStyle w:val="a1"/>
        <w:ind w:firstLine="480"/>
      </w:pPr>
      <w:r>
        <w:t>首先，</w:t>
      </w:r>
      <w:r>
        <w:rPr>
          <w:b/>
          <w:bCs/>
        </w:rPr>
        <w:t>端侧</w:t>
      </w:r>
      <w:r>
        <w:t>数据采集与存储均采用</w:t>
      </w:r>
      <w:r>
        <w:rPr>
          <w:b/>
          <w:bCs/>
        </w:rPr>
        <w:t>本地加密机制</w:t>
      </w:r>
      <w:r>
        <w:t>，对音频文件、手写笔迹及拍摄图片进行</w:t>
      </w:r>
      <w:r>
        <w:t>AES</w:t>
      </w:r>
      <w:r>
        <w:t>或</w:t>
      </w:r>
      <w:r>
        <w:t>RSA</w:t>
      </w:r>
      <w:r>
        <w:t>加密，确保数据在设备端即得到保护。系统在采集时支持匿名化处理，避免非必要的个人身份信息暴露。同时，端侧缓存仅用于</w:t>
      </w:r>
      <w:r>
        <w:rPr>
          <w:b/>
          <w:bCs/>
        </w:rPr>
        <w:t>临时处理和传输</w:t>
      </w:r>
      <w:r>
        <w:t>，数据在上传云端后即进行标识管理与访问控制，降低数据泄露风险。</w:t>
      </w:r>
    </w:p>
    <w:p w14:paraId="20863864" w14:textId="77777777" w:rsidR="000328F8" w:rsidRDefault="00000000">
      <w:pPr>
        <w:pStyle w:val="a1"/>
        <w:ind w:firstLine="482"/>
      </w:pPr>
      <w:r>
        <w:rPr>
          <w:b/>
          <w:bCs/>
        </w:rPr>
        <w:t>传输层</w:t>
      </w:r>
      <w:r>
        <w:t>采用</w:t>
      </w:r>
      <w:r>
        <w:t>TLS/HTTPS</w:t>
      </w:r>
      <w:r>
        <w:t>等</w:t>
      </w:r>
      <w:r>
        <w:rPr>
          <w:b/>
          <w:bCs/>
        </w:rPr>
        <w:t>安全协议</w:t>
      </w:r>
      <w:r>
        <w:t>对端云通信进行加密，同时结合数据完整性校验和断点续传机制，保证数据在网络传输过程中不被篡改、截取或丢失。传输层还引入访问权限验证和令牌机制，确保只有经过授权的设备与用户才能访问云端服务。</w:t>
      </w:r>
    </w:p>
    <w:p w14:paraId="58C09BD2" w14:textId="77777777" w:rsidR="000328F8" w:rsidRDefault="00000000">
      <w:pPr>
        <w:pStyle w:val="a1"/>
        <w:ind w:firstLine="482"/>
      </w:pPr>
      <w:r>
        <w:rPr>
          <w:b/>
          <w:bCs/>
        </w:rPr>
        <w:t>云端</w:t>
      </w:r>
      <w:r>
        <w:t>方面，系统对存储的多模态数据及知识图谱信息实行严格的</w:t>
      </w:r>
      <w:r>
        <w:rPr>
          <w:b/>
          <w:bCs/>
        </w:rPr>
        <w:t>权限管理和分级访问策略</w:t>
      </w:r>
      <w:r>
        <w:t>。敏感数据均进行加密存储，并在计算和推理过程中采用安全的临时解密技术，确保数据在处理时不会被外泄。云端服务支持日志记录、异常访问监控及安全告警，能够实时发现潜在安全威胁并快速响应。为了进一步保护用户隐私，系统在数据使用中采用最小化原则，仅在必要场景下对用户数据进行分析与模型训练，并允许用户自主选择数据使用范围。</w:t>
      </w:r>
    </w:p>
    <w:p w14:paraId="4DAD92AC" w14:textId="77777777" w:rsidR="000328F8" w:rsidRDefault="00000000">
      <w:pPr>
        <w:pStyle w:val="a1"/>
        <w:ind w:firstLine="480"/>
      </w:pPr>
      <w:r>
        <w:t>此外，系统在智能助学、测评及复习策略生成环节中，对用户行为数据进行</w:t>
      </w:r>
      <w:r>
        <w:rPr>
          <w:b/>
          <w:bCs/>
        </w:rPr>
        <w:t>脱敏处理</w:t>
      </w:r>
      <w:r>
        <w:t>，同时保证知识图谱和个性化推荐功能的有效性。通过端云协同的安全设计、严格的权限管理和加密技术，系统能够在保证高性能与智能化的前提下，最大程度地保护用户隐私，建立用户信任并符合相关数据安全法规要求。</w:t>
      </w:r>
    </w:p>
    <w:p w14:paraId="1BBC2922" w14:textId="77777777" w:rsidR="000328F8" w:rsidRDefault="000328F8">
      <w:pPr>
        <w:pStyle w:val="a1"/>
        <w:ind w:firstLine="480"/>
      </w:pPr>
    </w:p>
    <w:p w14:paraId="203E4D1C" w14:textId="77777777" w:rsidR="000328F8" w:rsidRDefault="000328F8">
      <w:pPr>
        <w:spacing w:line="300" w:lineRule="auto"/>
        <w:ind w:firstLine="480"/>
        <w:sectPr w:rsidR="000328F8">
          <w:pgSz w:w="11906" w:h="16838"/>
          <w:pgMar w:top="1440" w:right="1800" w:bottom="1440" w:left="1800" w:header="851" w:footer="992" w:gutter="0"/>
          <w:cols w:space="425"/>
          <w:docGrid w:type="lines" w:linePitch="312"/>
        </w:sectPr>
      </w:pPr>
    </w:p>
    <w:p w14:paraId="72113FAE" w14:textId="77777777" w:rsidR="000328F8" w:rsidRDefault="00000000">
      <w:pPr>
        <w:pStyle w:val="1"/>
      </w:pPr>
      <w:bookmarkStart w:id="263" w:name="_Toc56710962"/>
      <w:bookmarkStart w:id="264" w:name="_Toc56711153"/>
      <w:bookmarkStart w:id="265" w:name="_Toc56710855"/>
      <w:bookmarkStart w:id="266" w:name="_Toc56711400"/>
      <w:bookmarkStart w:id="267" w:name="_Toc25600"/>
      <w:commentRangeStart w:id="268"/>
      <w:r>
        <w:rPr>
          <w:rFonts w:hint="eastAsia"/>
        </w:rPr>
        <w:lastRenderedPageBreak/>
        <w:t>项目计划</w:t>
      </w:r>
      <w:commentRangeEnd w:id="268"/>
      <w:r>
        <w:rPr>
          <w:rStyle w:val="aff4"/>
          <w:rFonts w:asciiTheme="minorHAnsi" w:eastAsiaTheme="minorEastAsia" w:hAnsiTheme="minorHAnsi"/>
          <w:b w:val="0"/>
          <w:bCs w:val="0"/>
          <w:kern w:val="2"/>
        </w:rPr>
        <w:commentReference w:id="268"/>
      </w:r>
      <w:bookmarkStart w:id="269" w:name="_Toc255826542"/>
      <w:bookmarkEnd w:id="9"/>
      <w:bookmarkEnd w:id="10"/>
      <w:bookmarkEnd w:id="11"/>
      <w:bookmarkEnd w:id="12"/>
      <w:bookmarkEnd w:id="13"/>
      <w:bookmarkEnd w:id="14"/>
      <w:bookmarkEnd w:id="15"/>
      <w:bookmarkEnd w:id="263"/>
      <w:bookmarkEnd w:id="264"/>
      <w:bookmarkEnd w:id="265"/>
      <w:bookmarkEnd w:id="266"/>
      <w:bookmarkEnd w:id="267"/>
      <w:bookmarkEnd w:id="269"/>
    </w:p>
    <w:p w14:paraId="53D5D55F" w14:textId="77777777" w:rsidR="000328F8" w:rsidRDefault="00000000">
      <w:pPr>
        <w:pStyle w:val="2"/>
      </w:pPr>
      <w:bookmarkStart w:id="270" w:name="_Toc7561"/>
      <w:r>
        <w:rPr>
          <w:rFonts w:hint="eastAsia"/>
        </w:rPr>
        <w:t>可行性分析</w:t>
      </w:r>
      <w:bookmarkEnd w:id="270"/>
    </w:p>
    <w:p w14:paraId="05109DC2" w14:textId="4EBD6824" w:rsidR="000328F8" w:rsidRDefault="00000000">
      <w:pPr>
        <w:pStyle w:val="3"/>
      </w:pPr>
      <w:bookmarkStart w:id="271" w:name="_Toc11109"/>
      <w:r>
        <w:rPr>
          <w:rFonts w:hint="eastAsia"/>
        </w:rPr>
        <w:t>技术可行性分析</w:t>
      </w:r>
      <w:bookmarkEnd w:id="271"/>
      <w:ins w:id="272" w:author="xingyao liu" w:date="2026-01-21T10:59:00Z" w16du:dateUtc="2026-01-21T02:59:00Z">
        <w:r w:rsidR="00B7632F">
          <w:rPr>
            <w:rFonts w:hint="eastAsia"/>
          </w:rPr>
          <w:t xml:space="preserve"> </w:t>
        </w:r>
        <w:r w:rsidR="00B7632F">
          <w:rPr>
            <w:rFonts w:hint="eastAsia"/>
          </w:rPr>
          <w:t>落地</w:t>
        </w:r>
      </w:ins>
    </w:p>
    <w:p w14:paraId="4F75778D" w14:textId="77777777" w:rsidR="000328F8" w:rsidRDefault="00000000">
      <w:pPr>
        <w:pStyle w:val="4"/>
        <w:spacing w:line="300" w:lineRule="auto"/>
      </w:pPr>
      <w:bookmarkStart w:id="273" w:name="OLE_LINK2"/>
      <w:r>
        <w:rPr>
          <w:rFonts w:hint="eastAsia"/>
        </w:rPr>
        <w:t>限制条件下功能目标的达成能力</w:t>
      </w:r>
    </w:p>
    <w:p w14:paraId="5332E288" w14:textId="77777777" w:rsidR="000328F8" w:rsidRDefault="00000000">
      <w:pPr>
        <w:pStyle w:val="a1"/>
        <w:ind w:firstLine="480"/>
      </w:pPr>
      <w:r>
        <w:t>在实际应用环境中，系统可能面临诸多限制条件，包括</w:t>
      </w:r>
      <w:r>
        <w:rPr>
          <w:b/>
          <w:bCs/>
        </w:rPr>
        <w:t>终端设备算力限制、网络带宽波动、用户操作环境差异以及云端计算资源的动态分配</w:t>
      </w:r>
      <w:r>
        <w:t>。针对这些限制，系统设计采取多种技术措施保证核心功能目标的达成能力。</w:t>
      </w:r>
    </w:p>
    <w:p w14:paraId="00B7C8E7" w14:textId="77777777" w:rsidR="000328F8" w:rsidRDefault="00000000">
      <w:pPr>
        <w:pStyle w:val="a1"/>
        <w:ind w:firstLine="480"/>
      </w:pPr>
      <w:r>
        <w:t>首先，</w:t>
      </w:r>
      <w:r>
        <w:rPr>
          <w:b/>
          <w:bCs/>
        </w:rPr>
        <w:t>端侧的轻量化处理和本地缓存机制</w:t>
      </w:r>
      <w:r>
        <w:t>保证了即使在</w:t>
      </w:r>
      <w:r>
        <w:rPr>
          <w:b/>
          <w:bCs/>
        </w:rPr>
        <w:t>低算力设备</w:t>
      </w:r>
      <w:r>
        <w:t>上，也能实现实时音频采集、手写笔迹记录和基础视觉数据处理。通过</w:t>
      </w:r>
      <w:r>
        <w:rPr>
          <w:b/>
          <w:bCs/>
        </w:rPr>
        <w:t>时间轴绑定和增量式数据缓存</w:t>
      </w:r>
      <w:r>
        <w:t>，可在</w:t>
      </w:r>
      <w:r>
        <w:rPr>
          <w:b/>
          <w:bCs/>
        </w:rPr>
        <w:t>网络不稳定</w:t>
      </w:r>
      <w:r>
        <w:t>时暂存数据，待恢复传输后自动同步至云端，保证数据完整性和学习记录连续性。</w:t>
      </w:r>
    </w:p>
    <w:p w14:paraId="0CA30C24" w14:textId="77777777" w:rsidR="000328F8" w:rsidRDefault="00000000">
      <w:pPr>
        <w:pStyle w:val="a1"/>
        <w:ind w:firstLine="480"/>
        <w:rPr>
          <w:ins w:id="274" w:author="xingyao liu" w:date="2026-01-21T11:01:00Z" w16du:dateUtc="2026-01-21T03:01:00Z"/>
        </w:rPr>
      </w:pPr>
      <w:r>
        <w:t>其次，</w:t>
      </w:r>
      <w:r>
        <w:rPr>
          <w:b/>
          <w:bCs/>
        </w:rPr>
        <w:t>云端采用容器化部署与任务队列调度</w:t>
      </w:r>
      <w:r>
        <w:t>策略，使复杂计算任务可以根据可用资源动态调度，保证知识图谱更新、短板识别及复习路径生成在受限资源环境下仍能按时完成。大语言模型和图神经网络的推理可在</w:t>
      </w:r>
      <w:r>
        <w:rPr>
          <w:b/>
          <w:bCs/>
        </w:rPr>
        <w:t>异步任务模式</w:t>
      </w:r>
      <w:r>
        <w:t>下执行，避免阻塞用户端操作，同时将计算结果及时下发，确保个性化复习策略的可用性。</w:t>
      </w:r>
    </w:p>
    <w:p w14:paraId="12C880B6" w14:textId="6AA08190" w:rsidR="00B7632F" w:rsidRDefault="00B7632F">
      <w:pPr>
        <w:pStyle w:val="a1"/>
        <w:ind w:firstLine="480"/>
        <w:rPr>
          <w:rFonts w:hint="eastAsia"/>
        </w:rPr>
      </w:pPr>
      <w:ins w:id="275" w:author="xingyao liu" w:date="2026-01-21T11:01:00Z" w16du:dateUtc="2026-01-21T03:01:00Z">
        <w:r>
          <w:rPr>
            <w:rFonts w:hint="eastAsia"/>
          </w:rPr>
          <w:t>阿里云（）落地</w:t>
        </w:r>
      </w:ins>
    </w:p>
    <w:p w14:paraId="11CAB6E5" w14:textId="2AC14458" w:rsidR="000328F8" w:rsidDel="00B7632F" w:rsidRDefault="00000000">
      <w:pPr>
        <w:pStyle w:val="a1"/>
        <w:ind w:firstLine="480"/>
        <w:rPr>
          <w:del w:id="276" w:author="xingyao liu" w:date="2026-01-21T11:02:00Z" w16du:dateUtc="2026-01-21T03:02:00Z"/>
        </w:rPr>
      </w:pPr>
      <w:del w:id="277" w:author="xingyao liu" w:date="2026-01-21T11:02:00Z" w16du:dateUtc="2026-01-21T03:02:00Z">
        <w:r w:rsidDel="00B7632F">
          <w:delText>在</w:delText>
        </w:r>
        <w:r w:rsidDel="00B7632F">
          <w:rPr>
            <w:b/>
            <w:bCs/>
          </w:rPr>
          <w:delText>网络带宽受限或高延迟</w:delText>
        </w:r>
        <w:r w:rsidDel="00B7632F">
          <w:delText>情况下，系统支持</w:delText>
        </w:r>
        <w:r w:rsidDel="00B7632F">
          <w:rPr>
            <w:b/>
            <w:bCs/>
          </w:rPr>
          <w:delText>数据压缩与断点续传</w:delText>
        </w:r>
        <w:r w:rsidDel="00B7632F">
          <w:delText>策略，同时通过本地轻量化模型实现部分离线推理，保证基础复习功能不受网络波动影响。用户仍可在端侧进行复习回溯、笔记查看及错题操作，云端数据在恢复传输后自动补全，确保复习闭环的完整性。</w:delText>
        </w:r>
      </w:del>
    </w:p>
    <w:p w14:paraId="7C00360B" w14:textId="182D0F7F" w:rsidR="00B7632F" w:rsidRDefault="00B7632F">
      <w:pPr>
        <w:pStyle w:val="a1"/>
        <w:ind w:firstLine="480"/>
        <w:rPr>
          <w:ins w:id="278" w:author="xingyao liu" w:date="2026-01-21T11:02:00Z" w16du:dateUtc="2026-01-21T03:02:00Z"/>
          <w:rFonts w:hint="eastAsia"/>
        </w:rPr>
      </w:pPr>
      <w:ins w:id="279" w:author="xingyao liu" w:date="2026-01-21T11:02:00Z" w16du:dateUtc="2026-01-21T03:02:00Z">
        <w:r>
          <w:rPr>
            <w:rFonts w:hint="eastAsia"/>
          </w:rPr>
          <w:t>离线</w:t>
        </w:r>
      </w:ins>
    </w:p>
    <w:p w14:paraId="43971781" w14:textId="1641D771" w:rsidR="000328F8" w:rsidRDefault="00000000">
      <w:pPr>
        <w:pStyle w:val="a1"/>
        <w:ind w:firstLine="480"/>
      </w:pPr>
      <w:r>
        <w:t>此外，针对</w:t>
      </w:r>
      <w:r>
        <w:rPr>
          <w:b/>
          <w:bCs/>
        </w:rPr>
        <w:t>不同用户</w:t>
      </w:r>
      <w:r>
        <w:t>操作习惯和设备使用环境，系统提供</w:t>
      </w:r>
      <w:r>
        <w:rPr>
          <w:b/>
          <w:bCs/>
        </w:rPr>
        <w:t>自适应界面和动态任务调度功能</w:t>
      </w:r>
      <w:r>
        <w:t>，能够在限制条件下合理安排每日复习任务，自动调整复习内容顺序和优先级，保证关键学习目标的达成。</w:t>
      </w:r>
      <w:ins w:id="280" w:author="xingyao liu" w:date="2026-01-21T11:00:00Z" w16du:dateUtc="2026-01-21T03:00:00Z">
        <w:r w:rsidR="00B7632F">
          <w:rPr>
            <w:rFonts w:hint="eastAsia"/>
          </w:rPr>
          <w:t xml:space="preserve"> </w:t>
        </w:r>
        <w:r w:rsidR="00B7632F">
          <w:rPr>
            <w:rFonts w:hint="eastAsia"/>
          </w:rPr>
          <w:t>学生</w:t>
        </w:r>
      </w:ins>
    </w:p>
    <w:p w14:paraId="4269727E" w14:textId="77777777" w:rsidR="000328F8" w:rsidRDefault="00000000">
      <w:pPr>
        <w:pStyle w:val="a1"/>
        <w:ind w:firstLine="480"/>
      </w:pPr>
      <w:r>
        <w:t>综上所述，即使在终端算力、网络条件及云端资源受限的环境下，系统通过</w:t>
      </w:r>
      <w:proofErr w:type="gramStart"/>
      <w:r>
        <w:t>端侧轻</w:t>
      </w:r>
      <w:proofErr w:type="gramEnd"/>
      <w:r>
        <w:t>量化处理、云端动态调度、数据缓存与异步推理等多项技术保障，能够有效实现核心功能目标，包括多模态数据采集、知识图谱构建、短板识别、闭环测评与个性化复习策略生成，确保用户获得稳定、连续且高效的智能复习体验。</w:t>
      </w:r>
    </w:p>
    <w:p w14:paraId="68784665" w14:textId="77777777" w:rsidR="000328F8" w:rsidRDefault="00000000">
      <w:pPr>
        <w:pStyle w:val="4"/>
        <w:spacing w:line="300" w:lineRule="auto"/>
      </w:pPr>
      <w:r>
        <w:rPr>
          <w:rFonts w:hint="eastAsia"/>
        </w:rPr>
        <w:lastRenderedPageBreak/>
        <w:t>利用现有技术实现功能的可能性</w:t>
      </w:r>
    </w:p>
    <w:p w14:paraId="36A26B38" w14:textId="5E192E27" w:rsidR="000328F8" w:rsidRDefault="00000000">
      <w:pPr>
        <w:pStyle w:val="a1"/>
        <w:ind w:firstLine="480"/>
      </w:pPr>
      <w:r>
        <w:t>本项目围绕课堂学习场景构建完整的智能复习闭环，其系统功能可划分为多模态学习数据采集与整理、课堂内容语义理解与结构化、动态知识结构构建、用户认知状态分析</w:t>
      </w:r>
      <w:r>
        <w:rPr>
          <w:rFonts w:hint="eastAsia"/>
        </w:rPr>
        <w:t>、闭环总结与演练、</w:t>
      </w:r>
      <w:r>
        <w:t>智能备考规划与</w:t>
      </w:r>
      <w:r>
        <w:rPr>
          <w:rFonts w:hint="eastAsia"/>
        </w:rPr>
        <w:t>路径生成六</w:t>
      </w:r>
      <w:r>
        <w:t>个核心模块。从现有技术发展水平来看，上述各功能模块均具备明确的工程实现基础，且相关关键能力已在教育信息化与人工智能应用中得到广泛验证。</w:t>
      </w:r>
      <w:ins w:id="281" w:author="xingyao liu" w:date="2026-01-21T11:04:00Z" w16du:dateUtc="2026-01-21T03:04:00Z">
        <w:r w:rsidR="007D0071">
          <w:rPr>
            <w:rFonts w:hint="eastAsia"/>
          </w:rPr>
          <w:t>开源社区、样本集</w:t>
        </w:r>
      </w:ins>
    </w:p>
    <w:p w14:paraId="636B2BCA" w14:textId="77777777" w:rsidR="000328F8" w:rsidRDefault="00000000">
      <w:pPr>
        <w:pStyle w:val="a1"/>
        <w:ind w:firstLine="482"/>
      </w:pPr>
      <w:r>
        <w:rPr>
          <w:rFonts w:hint="eastAsia"/>
          <w:b/>
          <w:bCs/>
        </w:rPr>
        <w:t>（</w:t>
      </w:r>
      <w:r>
        <w:rPr>
          <w:rFonts w:hint="eastAsia"/>
          <w:b/>
          <w:bCs/>
        </w:rPr>
        <w:t>1</w:t>
      </w:r>
      <w:r>
        <w:rPr>
          <w:rFonts w:hint="eastAsia"/>
          <w:b/>
          <w:bCs/>
        </w:rPr>
        <w:t>）多模态数据采集</w:t>
      </w:r>
      <w:proofErr w:type="gramStart"/>
      <w:r>
        <w:rPr>
          <w:rFonts w:hint="eastAsia"/>
          <w:b/>
          <w:bCs/>
        </w:rPr>
        <w:t>与端侧预处理</w:t>
      </w:r>
      <w:proofErr w:type="gramEnd"/>
      <w:r>
        <w:rPr>
          <w:rFonts w:hint="eastAsia"/>
          <w:b/>
          <w:bCs/>
        </w:rPr>
        <w:t>：</w:t>
      </w:r>
    </w:p>
    <w:p w14:paraId="1A8C9A14" w14:textId="77777777" w:rsidR="000328F8" w:rsidRDefault="00000000">
      <w:pPr>
        <w:pStyle w:val="a1"/>
        <w:ind w:firstLine="480"/>
      </w:pPr>
      <w:r>
        <w:t>当前移动终端与平板设备已具备成熟的硬件与软件基础。系统可依托手机与平板端的麦克风、摄像头与手写笔输入，实现课堂语音录制、</w:t>
      </w:r>
      <w:r>
        <w:t>PPT</w:t>
      </w:r>
      <w:r>
        <w:t>与板书图像采集以及手写笔记同步记录。语音数据可通过</w:t>
      </w:r>
      <w:r>
        <w:t>Whisper/iFLYTEK ASR/Wenet</w:t>
      </w:r>
      <w:r>
        <w:t>等</w:t>
      </w:r>
      <w:r>
        <w:rPr>
          <w:b/>
          <w:bCs/>
        </w:rPr>
        <w:t>自动语音识别模型</w:t>
      </w:r>
      <w:r>
        <w:t>完成高准确率转写，并结合</w:t>
      </w:r>
      <w:r>
        <w:t>RNNoise</w:t>
      </w:r>
      <w:r>
        <w:t>、</w:t>
      </w:r>
      <w:r>
        <w:t>WebRTC Audio Processing</w:t>
      </w:r>
      <w:r>
        <w:t>等</w:t>
      </w:r>
      <w:r>
        <w:rPr>
          <w:b/>
          <w:bCs/>
        </w:rPr>
        <w:t>语音降噪技术</w:t>
      </w:r>
      <w:r>
        <w:t>提升课堂录音质量；图像数据可采用</w:t>
      </w:r>
      <w:r>
        <w:t>OpenCV</w:t>
      </w:r>
      <w:r>
        <w:t>提供的</w:t>
      </w:r>
      <w:r>
        <w:rPr>
          <w:b/>
          <w:bCs/>
        </w:rPr>
        <w:t>透视矫正、畸变校正与文本区域检测算法</w:t>
      </w:r>
      <w:r>
        <w:t>，实现板书与</w:t>
      </w:r>
      <w:r>
        <w:t>PPT</w:t>
      </w:r>
      <w:r>
        <w:t>的标准化处理；手写笔迹数据可通过</w:t>
      </w:r>
      <w:r>
        <w:rPr>
          <w:b/>
          <w:bCs/>
        </w:rPr>
        <w:t>时间戳对齐</w:t>
      </w:r>
      <w:r>
        <w:t>方式，与音频和图像建立统一时间轴映射。这些技术均已在在线教育、会议记录等场景中得到广泛验证，能够支撑课堂多模态信息的完整、低成本采集，为知识图谱构建提供可靠基础。</w:t>
      </w:r>
    </w:p>
    <w:p w14:paraId="464A87DD" w14:textId="77777777" w:rsidR="000328F8" w:rsidRDefault="00000000">
      <w:pPr>
        <w:pStyle w:val="a1"/>
        <w:ind w:firstLine="482"/>
        <w:rPr>
          <w:b/>
          <w:bCs/>
        </w:rPr>
      </w:pPr>
      <w:r>
        <w:rPr>
          <w:rFonts w:hint="eastAsia"/>
          <w:b/>
          <w:bCs/>
        </w:rPr>
        <w:t>（</w:t>
      </w:r>
      <w:r>
        <w:rPr>
          <w:rFonts w:hint="eastAsia"/>
          <w:b/>
          <w:bCs/>
        </w:rPr>
        <w:t>2</w:t>
      </w:r>
      <w:r>
        <w:rPr>
          <w:rFonts w:hint="eastAsia"/>
          <w:b/>
          <w:bCs/>
        </w:rPr>
        <w:t>）基于语义事件分割的多模态语义理解可行性：</w:t>
      </w:r>
    </w:p>
    <w:p w14:paraId="782EEF74" w14:textId="77777777" w:rsidR="000328F8" w:rsidRDefault="00000000">
      <w:pPr>
        <w:pStyle w:val="a1"/>
        <w:ind w:firstLine="480"/>
      </w:pPr>
      <w:r>
        <w:t>在多模态数据的深层语义理解与对齐方面，本项目摒弃了传统的基于关键词匹配的浅层处理模式，采用了</w:t>
      </w:r>
      <w:r>
        <w:t>2.3.1</w:t>
      </w:r>
      <w:r>
        <w:t>节所述的</w:t>
      </w:r>
      <w:r>
        <w:rPr>
          <w:rFonts w:hint="eastAsia"/>
        </w:rPr>
        <w:t>“</w:t>
      </w:r>
      <w:r>
        <w:rPr>
          <w:b/>
          <w:bCs/>
        </w:rPr>
        <w:t>语义事件分割与多模态时间锚点构建</w:t>
      </w:r>
      <w:r>
        <w:rPr>
          <w:rFonts w:hint="eastAsia"/>
        </w:rPr>
        <w:t>”</w:t>
      </w:r>
      <w:r>
        <w:t>技术路径，该路径在当前大模型技术爆发的背景下具备极高的落地可行性</w:t>
      </w:r>
      <w:r>
        <w:rPr>
          <w:rFonts w:hint="eastAsia"/>
        </w:rPr>
        <w:t>。</w:t>
      </w:r>
    </w:p>
    <w:p w14:paraId="22D66D0B" w14:textId="77777777" w:rsidR="000328F8" w:rsidRDefault="00000000">
      <w:pPr>
        <w:pStyle w:val="a1"/>
        <w:ind w:firstLine="480"/>
      </w:pPr>
      <w:r>
        <w:t>具体而言，系统引入具备长窗口上下文理解能力的</w:t>
      </w:r>
      <w:r>
        <w:rPr>
          <w:b/>
          <w:bCs/>
        </w:rPr>
        <w:t>大语言模型</w:t>
      </w:r>
      <w:r>
        <w:t>（如</w:t>
      </w:r>
      <w:r>
        <w:t>Qwen-Long</w:t>
      </w:r>
      <w:r>
        <w:t>、</w:t>
      </w:r>
      <w:r>
        <w:t>Llama 3</w:t>
      </w:r>
      <w:r>
        <w:t>或</w:t>
      </w:r>
      <w:r>
        <w:t>GPT-4</w:t>
      </w:r>
      <w:r>
        <w:t>系列）作为核心引擎。利用</w:t>
      </w:r>
      <w:r>
        <w:t>LLM</w:t>
      </w:r>
      <w:r>
        <w:t>强大的逻辑推理与指令遵循能力，模型能够对长时段的课堂语音转写文本进行宏观语义建模，自动识别出概念引入、逻辑推导、例题讲解等具有教学意义的</w:t>
      </w:r>
      <w:r>
        <w:rPr>
          <w:rFonts w:hint="eastAsia"/>
        </w:rPr>
        <w:t>“</w:t>
      </w:r>
      <w:r>
        <w:t>语义事件</w:t>
      </w:r>
      <w:r>
        <w:rPr>
          <w:rFonts w:hint="eastAsia"/>
        </w:rPr>
        <w:t>”</w:t>
      </w:r>
      <w:r>
        <w:t>边界，而无需依赖僵化的规则模板。</w:t>
      </w:r>
    </w:p>
    <w:p w14:paraId="66D133BB" w14:textId="77777777" w:rsidR="000328F8" w:rsidRDefault="00000000">
      <w:pPr>
        <w:pStyle w:val="a1"/>
        <w:ind w:firstLine="480"/>
      </w:pPr>
      <w:r>
        <w:t>在构建</w:t>
      </w:r>
      <w:r>
        <w:rPr>
          <w:rFonts w:hint="eastAsia"/>
        </w:rPr>
        <w:t>“</w:t>
      </w:r>
      <w:r>
        <w:t>语义时间锚点</w:t>
      </w:r>
      <w:r>
        <w:rPr>
          <w:rFonts w:hint="eastAsia"/>
        </w:rPr>
        <w:t>”</w:t>
      </w:r>
      <w:r>
        <w:t>时，现有的</w:t>
      </w:r>
      <w:r>
        <w:rPr>
          <w:b/>
          <w:bCs/>
        </w:rPr>
        <w:t>多模态对齐技术</w:t>
      </w:r>
      <w:r>
        <w:t>允许系统将</w:t>
      </w:r>
      <w:r>
        <w:t>PPT</w:t>
      </w:r>
      <w:r>
        <w:t>翻页时间戳、板书拍摄时间点与</w:t>
      </w:r>
      <w:r>
        <w:t>LLM</w:t>
      </w:r>
      <w:r>
        <w:t>输出的语义事件时间窗进行映射。由于大模型在处理非结构化文本摘要与意图识别任务上已表现出超越人类专家的稳定性，这种基于语义脉络而非物理时间的对齐方式，在技术上完全可实现对不同授课风格与节奏的</w:t>
      </w:r>
      <w:r>
        <w:rPr>
          <w:b/>
          <w:bCs/>
        </w:rPr>
        <w:t>自适应适配</w:t>
      </w:r>
      <w:r>
        <w:t>。因此，实现从原始课堂流数据到结构化语义锚点的转化，在</w:t>
      </w:r>
      <w:r>
        <w:rPr>
          <w:b/>
          <w:bCs/>
        </w:rPr>
        <w:t>算法模型与算力支撑上均不存在技术瓶颈</w:t>
      </w:r>
      <w:r>
        <w:t>。</w:t>
      </w:r>
    </w:p>
    <w:p w14:paraId="5C3E443E" w14:textId="77777777" w:rsidR="000328F8" w:rsidRDefault="00000000">
      <w:pPr>
        <w:pStyle w:val="a1"/>
        <w:ind w:firstLine="482"/>
      </w:pPr>
      <w:r>
        <w:rPr>
          <w:rFonts w:hint="eastAsia"/>
          <w:b/>
          <w:bCs/>
        </w:rPr>
        <w:t>（</w:t>
      </w:r>
      <w:r>
        <w:rPr>
          <w:rFonts w:hint="eastAsia"/>
          <w:b/>
          <w:bCs/>
        </w:rPr>
        <w:t>3</w:t>
      </w:r>
      <w:r>
        <w:rPr>
          <w:rFonts w:hint="eastAsia"/>
          <w:b/>
          <w:bCs/>
        </w:rPr>
        <w:t>）动态知识图谱构建：</w:t>
      </w:r>
    </w:p>
    <w:p w14:paraId="22C24BF8" w14:textId="77777777" w:rsidR="000328F8" w:rsidRDefault="00000000">
      <w:pPr>
        <w:pStyle w:val="a1"/>
        <w:ind w:firstLine="480"/>
      </w:pPr>
      <w:r>
        <w:t>在动态知识图谱构建环节，项目摒弃了资源消耗巨大的全量重建模式，转而采用</w:t>
      </w:r>
      <w:r>
        <w:t>2.3.2</w:t>
      </w:r>
      <w:r>
        <w:t>节提出的</w:t>
      </w:r>
      <w:r>
        <w:rPr>
          <w:b/>
          <w:bCs/>
        </w:rPr>
        <w:t>约束驱动增量式构建方法</w:t>
      </w:r>
      <w:r>
        <w:t>，该方法在当前的图计算与自然语言处理领域具备</w:t>
      </w:r>
      <w:r>
        <w:rPr>
          <w:b/>
          <w:bCs/>
        </w:rPr>
        <w:t>坚实的工程基础</w:t>
      </w:r>
      <w:r>
        <w:t>。</w:t>
      </w:r>
    </w:p>
    <w:p w14:paraId="0EC610F7" w14:textId="77777777" w:rsidR="000328F8" w:rsidRDefault="00000000">
      <w:pPr>
        <w:pStyle w:val="a1"/>
        <w:ind w:firstLine="480"/>
      </w:pPr>
      <w:r>
        <w:lastRenderedPageBreak/>
        <w:t>首先，针对</w:t>
      </w:r>
      <w:r>
        <w:rPr>
          <w:b/>
          <w:bCs/>
        </w:rPr>
        <w:t>课堂非结构化文本的结构化转化</w:t>
      </w:r>
      <w:r>
        <w:t>，现有的基于</w:t>
      </w:r>
      <w:r>
        <w:t>Span</w:t>
      </w:r>
      <w:r>
        <w:t>（片段）的实体关系联合抽取模型（如基于</w:t>
      </w:r>
      <w:r>
        <w:t>BERT</w:t>
      </w:r>
      <w:r>
        <w:t>或</w:t>
      </w:r>
      <w:r>
        <w:t>SpanBERT</w:t>
      </w:r>
      <w:r>
        <w:t>的变体）已表现出卓越的性能。这类模型能够跨越句子边界，精准定位长句解释中的概念实体及其隐式关系，为图谱更新提供高质量的结构化输入。</w:t>
      </w:r>
    </w:p>
    <w:p w14:paraId="4C2091A4" w14:textId="77777777" w:rsidR="000328F8" w:rsidRDefault="00000000">
      <w:pPr>
        <w:pStyle w:val="a1"/>
        <w:ind w:firstLine="480"/>
      </w:pPr>
      <w:r>
        <w:t>其次，在核心的</w:t>
      </w:r>
      <w:r>
        <w:rPr>
          <w:b/>
          <w:bCs/>
        </w:rPr>
        <w:t>增量更新与融合环节</w:t>
      </w:r>
      <w:r>
        <w:t>，图神经网络（</w:t>
      </w:r>
      <w:r>
        <w:t>GNN</w:t>
      </w:r>
      <w:r>
        <w:t>）及其变体（如</w:t>
      </w:r>
      <w:r>
        <w:t>GraphSAGE</w:t>
      </w:r>
      <w:r>
        <w:t>或</w:t>
      </w:r>
      <w:r>
        <w:t>GAT</w:t>
      </w:r>
      <w:r>
        <w:t>）已成为解决图谱对齐问题的标准工具。通过训练</w:t>
      </w:r>
      <w:r>
        <w:t>GNN</w:t>
      </w:r>
      <w:r>
        <w:t>将新抽取的知识片段与既有图谱节点映射至同一语义向量空间，系统能够利用向量相似度计算高效完成新旧节点的对齐与冲突消解，从而在不破坏原有拓扑结构的前提下实现知识网络的</w:t>
      </w:r>
      <w:r>
        <w:rPr>
          <w:rFonts w:hint="eastAsia"/>
        </w:rPr>
        <w:t>“</w:t>
      </w:r>
      <w:r>
        <w:t>有机生长</w:t>
      </w:r>
      <w:r>
        <w:rPr>
          <w:rFonts w:hint="eastAsia"/>
        </w:rPr>
        <w:t>”</w:t>
      </w:r>
      <w:r>
        <w:t>。</w:t>
      </w:r>
    </w:p>
    <w:p w14:paraId="772CF41B" w14:textId="77777777" w:rsidR="000328F8" w:rsidRDefault="00000000">
      <w:pPr>
        <w:pStyle w:val="a1"/>
        <w:ind w:firstLine="480"/>
      </w:pPr>
      <w:r>
        <w:rPr>
          <w:rFonts w:hint="eastAsia"/>
        </w:rPr>
        <w:t>此外，项目</w:t>
      </w:r>
      <w:r>
        <w:t>引入</w:t>
      </w:r>
      <w:r>
        <w:rPr>
          <w:rFonts w:hint="eastAsia"/>
        </w:rPr>
        <w:t>了</w:t>
      </w:r>
      <w:r>
        <w:rPr>
          <w:b/>
          <w:bCs/>
        </w:rPr>
        <w:t>可微分软逻辑约束</w:t>
      </w:r>
      <w:r>
        <w:t>以维护图谱一致性的技术路径</w:t>
      </w:r>
      <w:r>
        <w:rPr>
          <w:rFonts w:hint="eastAsia"/>
        </w:rPr>
        <w:t>，</w:t>
      </w:r>
      <w:r>
        <w:t>通过将</w:t>
      </w:r>
      <w:r>
        <w:rPr>
          <w:rFonts w:hint="eastAsia"/>
        </w:rPr>
        <w:t>“</w:t>
      </w:r>
      <w:r>
        <w:t>定义型节点需具备定义边</w:t>
      </w:r>
      <w:r>
        <w:rPr>
          <w:rFonts w:hint="eastAsia"/>
        </w:rPr>
        <w:t>”</w:t>
      </w:r>
      <w:r>
        <w:t>、</w:t>
      </w:r>
      <w:r>
        <w:rPr>
          <w:rFonts w:hint="eastAsia"/>
        </w:rPr>
        <w:t>“</w:t>
      </w:r>
      <w:r>
        <w:t>定理节点需连接前置条件</w:t>
      </w:r>
      <w:r>
        <w:rPr>
          <w:rFonts w:hint="eastAsia"/>
        </w:rPr>
        <w:t>”</w:t>
      </w:r>
      <w:r>
        <w:t>等教学逻辑规则转化为可微分的损失函数项，模型能够在构建过程中自动约束图谱结构，并具备自动识别违反约束的</w:t>
      </w:r>
      <w:r>
        <w:rPr>
          <w:rFonts w:hint="eastAsia"/>
        </w:rPr>
        <w:t>“</w:t>
      </w:r>
      <w:r>
        <w:t>逻辑断点</w:t>
      </w:r>
      <w:r>
        <w:rPr>
          <w:rFonts w:hint="eastAsia"/>
        </w:rPr>
        <w:t>”</w:t>
      </w:r>
      <w:r>
        <w:t>的能力。配合</w:t>
      </w:r>
      <w:r>
        <w:t>Neo4j</w:t>
      </w:r>
      <w:r>
        <w:t>或</w:t>
      </w:r>
      <w:r>
        <w:t>NebulaGraph</w:t>
      </w:r>
      <w:r>
        <w:t>等工业级图数据库对动态图存储的成熟支持，该技术方案在算力可控的前提下，完全能够支撑起跨课时、跨章节知识图谱的持续演化与自动诊断。</w:t>
      </w:r>
    </w:p>
    <w:p w14:paraId="2904FDB6" w14:textId="77777777" w:rsidR="000328F8" w:rsidRDefault="00000000">
      <w:pPr>
        <w:pStyle w:val="a1"/>
        <w:ind w:firstLine="482"/>
      </w:pPr>
      <w:r>
        <w:rPr>
          <w:rFonts w:hint="eastAsia"/>
          <w:b/>
          <w:bCs/>
        </w:rPr>
        <w:t>（</w:t>
      </w:r>
      <w:r>
        <w:rPr>
          <w:rFonts w:hint="eastAsia"/>
          <w:b/>
          <w:bCs/>
        </w:rPr>
        <w:t>4</w:t>
      </w:r>
      <w:r>
        <w:rPr>
          <w:rFonts w:hint="eastAsia"/>
          <w:b/>
          <w:bCs/>
        </w:rPr>
        <w:t>）</w:t>
      </w:r>
      <w:r>
        <w:rPr>
          <w:b/>
          <w:bCs/>
        </w:rPr>
        <w:t>认知</w:t>
      </w:r>
      <w:r>
        <w:rPr>
          <w:rFonts w:hint="eastAsia"/>
          <w:b/>
          <w:bCs/>
        </w:rPr>
        <w:t>短板</w:t>
      </w:r>
      <w:r>
        <w:rPr>
          <w:b/>
          <w:bCs/>
        </w:rPr>
        <w:t>分析</w:t>
      </w:r>
      <w:r>
        <w:rPr>
          <w:rFonts w:hint="eastAsia"/>
          <w:b/>
          <w:bCs/>
        </w:rPr>
        <w:t>与</w:t>
      </w:r>
      <w:r>
        <w:rPr>
          <w:rFonts w:hint="eastAsia"/>
          <w:b/>
          <w:bCs/>
        </w:rPr>
        <w:t>AI</w:t>
      </w:r>
      <w:r>
        <w:rPr>
          <w:rFonts w:hint="eastAsia"/>
          <w:b/>
          <w:bCs/>
        </w:rPr>
        <w:t>助教补充</w:t>
      </w:r>
    </w:p>
    <w:p w14:paraId="2C7ECE9C" w14:textId="77777777" w:rsidR="000328F8" w:rsidRDefault="00000000">
      <w:pPr>
        <w:pStyle w:val="a1"/>
        <w:ind w:firstLine="480"/>
      </w:pPr>
      <w:r>
        <w:rPr>
          <w:rFonts w:hint="eastAsia"/>
        </w:rPr>
        <w:t>在</w:t>
      </w:r>
      <w:r>
        <w:rPr>
          <w:rFonts w:hint="eastAsia"/>
          <w:b/>
          <w:bCs/>
        </w:rPr>
        <w:t>基于用户行为模式的认知状态建模与薄弱点识别</w:t>
      </w:r>
      <w:r>
        <w:rPr>
          <w:rFonts w:hint="eastAsia"/>
        </w:rPr>
        <w:t>方面</w:t>
      </w:r>
      <w:r>
        <w:t>，项目所采用的技术方案建立在教育数据挖掘（</w:t>
      </w:r>
      <w:r>
        <w:t>EDM</w:t>
      </w:r>
      <w:r>
        <w:t>）与深度知识追踪（</w:t>
      </w:r>
      <w:r>
        <w:t>DKT</w:t>
      </w:r>
      <w:r>
        <w:t>）领域成熟的理论与工程实践之上，具备极高的落地可行性。</w:t>
      </w:r>
    </w:p>
    <w:p w14:paraId="303F73DC" w14:textId="77777777" w:rsidR="000328F8" w:rsidRDefault="00000000">
      <w:pPr>
        <w:pStyle w:val="a1"/>
        <w:ind w:firstLine="480"/>
      </w:pPr>
      <w:r>
        <w:t>首先，针对</w:t>
      </w:r>
      <w:r>
        <w:rPr>
          <w:b/>
          <w:bCs/>
        </w:rPr>
        <w:t>多维交互行为信号的采集</w:t>
      </w:r>
      <w:r>
        <w:t>，现有的前端数据埋点技术与流式日志处理架构已十分成熟。利用主流的移动端开发框架（如</w:t>
      </w:r>
      <w:r>
        <w:t>Flutter</w:t>
      </w:r>
      <w:r>
        <w:t>或</w:t>
      </w:r>
      <w:r>
        <w:t>React Native</w:t>
      </w:r>
      <w:r>
        <w:t>），系统能够以极低的开发成本实现对回放次数、错误连续性、停顿时长及回跳路径等细粒度行为特征的毫秒级捕获与结构化存储，为上层分析提供坚实的数据基础。</w:t>
      </w:r>
    </w:p>
    <w:p w14:paraId="41D3FA8D" w14:textId="77777777" w:rsidR="000328F8" w:rsidRDefault="00000000">
      <w:pPr>
        <w:pStyle w:val="a1"/>
        <w:ind w:firstLine="480"/>
      </w:pPr>
      <w:r>
        <w:t>其次，在核心的</w:t>
      </w:r>
      <w:r>
        <w:rPr>
          <w:b/>
          <w:bCs/>
        </w:rPr>
        <w:t>序列化建模</w:t>
      </w:r>
      <w:r>
        <w:t>层面，基于</w:t>
      </w:r>
      <w:r>
        <w:rPr>
          <w:b/>
          <w:bCs/>
        </w:rPr>
        <w:t>注意力机制</w:t>
      </w:r>
      <w:r>
        <w:t>（</w:t>
      </w:r>
      <w:r>
        <w:t>Attention Mechanism</w:t>
      </w:r>
      <w:r>
        <w:t>）的</w:t>
      </w:r>
      <w:r>
        <w:rPr>
          <w:b/>
          <w:bCs/>
        </w:rPr>
        <w:t>序列模型</w:t>
      </w:r>
      <w:r>
        <w:t>（如</w:t>
      </w:r>
      <w:r>
        <w:t>Transformer</w:t>
      </w:r>
      <w:r>
        <w:t>或</w:t>
      </w:r>
      <w:r>
        <w:t>LSTM</w:t>
      </w:r>
      <w:r>
        <w:t>变体）已成为深度学习领域的</w:t>
      </w:r>
      <w:r>
        <w:rPr>
          <w:b/>
          <w:bCs/>
        </w:rPr>
        <w:t>通用标准</w:t>
      </w:r>
      <w:r>
        <w:t>，且在</w:t>
      </w:r>
      <w:r>
        <w:t>PyTorch</w:t>
      </w:r>
      <w:r>
        <w:t>或</w:t>
      </w:r>
      <w:r>
        <w:t>TensorFlow</w:t>
      </w:r>
      <w:r>
        <w:t>等开源框架中拥有完善的算子支持与预训练模型库。项目无需从零构建复杂的数学模型，即可直接复用现有的深度知识追踪算法（如</w:t>
      </w:r>
      <w:r>
        <w:t>SAINT</w:t>
      </w:r>
      <w:r>
        <w:t>或</w:t>
      </w:r>
      <w:r>
        <w:t>AKT</w:t>
      </w:r>
      <w:r>
        <w:t>模型），将用户的历史行为序列映射为对知识点掌握概率的动态估计。这种技术路线已在多项学术研究与工业级自适应学习系统中得到验证，证明了其能够有效区分</w:t>
      </w:r>
      <w:r>
        <w:rPr>
          <w:rFonts w:hint="eastAsia"/>
        </w:rPr>
        <w:t>“</w:t>
      </w:r>
      <w:r>
        <w:t>偶然正确</w:t>
      </w:r>
      <w:r>
        <w:rPr>
          <w:rFonts w:hint="eastAsia"/>
        </w:rPr>
        <w:t>”</w:t>
      </w:r>
      <w:r>
        <w:t>与</w:t>
      </w:r>
      <w:r>
        <w:rPr>
          <w:rFonts w:hint="eastAsia"/>
        </w:rPr>
        <w:t>“</w:t>
      </w:r>
      <w:r>
        <w:t>真实掌握</w:t>
      </w:r>
      <w:r>
        <w:rPr>
          <w:rFonts w:hint="eastAsia"/>
        </w:rPr>
        <w:t>”</w:t>
      </w:r>
      <w:r>
        <w:t>等复杂状态。</w:t>
      </w:r>
    </w:p>
    <w:p w14:paraId="21E8E3A9" w14:textId="77777777" w:rsidR="000328F8" w:rsidRDefault="00000000">
      <w:pPr>
        <w:pStyle w:val="a1"/>
        <w:ind w:firstLine="480"/>
      </w:pPr>
      <w:r>
        <w:t>最后，将认知状态与薄弱点识别相结合的</w:t>
      </w:r>
      <w:r>
        <w:rPr>
          <w:b/>
          <w:bCs/>
        </w:rPr>
        <w:t>逻辑判定机制</w:t>
      </w:r>
      <w:r>
        <w:t>，本质上是基于时序特征的异常检测与趋势分析，这在数据分析领域属于</w:t>
      </w:r>
      <w:r>
        <w:rPr>
          <w:b/>
          <w:bCs/>
        </w:rPr>
        <w:t>标准化作业</w:t>
      </w:r>
      <w:r>
        <w:t>。通过整合行为模式特征与概率变化趋势，系统完全能够在现有的算力条件下，实现对用户隐性学习障碍的实时追踪与动态标记，不存在难以逾越的技术理论障碍。</w:t>
      </w:r>
    </w:p>
    <w:p w14:paraId="03FF34AB" w14:textId="77777777" w:rsidR="000328F8" w:rsidRDefault="00000000">
      <w:pPr>
        <w:pStyle w:val="a1"/>
        <w:ind w:firstLine="480"/>
      </w:pPr>
      <w:r>
        <w:t>针对</w:t>
      </w:r>
      <w:r>
        <w:rPr>
          <w:b/>
          <w:bCs/>
        </w:rPr>
        <w:t>AI</w:t>
      </w:r>
      <w:r>
        <w:rPr>
          <w:b/>
          <w:bCs/>
        </w:rPr>
        <w:t>助教的补位与众源资源增强</w:t>
      </w:r>
      <w:r>
        <w:t>功能，其技术实现主要依赖于</w:t>
      </w:r>
      <w:r>
        <w:rPr>
          <w:b/>
          <w:bCs/>
        </w:rPr>
        <w:t>大模型智</w:t>
      </w:r>
      <w:r>
        <w:rPr>
          <w:b/>
          <w:bCs/>
        </w:rPr>
        <w:lastRenderedPageBreak/>
        <w:t>能体</w:t>
      </w:r>
      <w:r>
        <w:t>（</w:t>
      </w:r>
      <w:r>
        <w:t>LLM Agent</w:t>
      </w:r>
      <w:r>
        <w:t>）编排与检索增强生成（</w:t>
      </w:r>
      <w:r>
        <w:t>RAG</w:t>
      </w:r>
      <w:r>
        <w:t>）架构，这两者均为当前人工智能领域的成熟范式。</w:t>
      </w:r>
    </w:p>
    <w:p w14:paraId="56C835D9" w14:textId="77777777" w:rsidR="000328F8" w:rsidRDefault="00000000">
      <w:pPr>
        <w:pStyle w:val="a1"/>
        <w:ind w:firstLine="480"/>
      </w:pPr>
      <w:r>
        <w:t>在</w:t>
      </w:r>
      <w:r>
        <w:rPr>
          <w:b/>
          <w:bCs/>
        </w:rPr>
        <w:t>智能体构建层面</w:t>
      </w:r>
      <w:r>
        <w:t>，利用</w:t>
      </w:r>
      <w:r>
        <w:t>LangChain</w:t>
      </w:r>
      <w:r>
        <w:t>或</w:t>
      </w:r>
      <w:r>
        <w:t>AutoGPT</w:t>
      </w:r>
      <w:r>
        <w:t>等成熟框架，系统可以低成本构建具备工具调用能力的</w:t>
      </w:r>
      <w:r>
        <w:t>AI Agent</w:t>
      </w:r>
      <w:r>
        <w:t>。该</w:t>
      </w:r>
      <w:r>
        <w:t>Agent</w:t>
      </w:r>
      <w:r>
        <w:t>能够根据前述模块识别出的认知短板或用户的点击指令，自动触发联网搜索动作。通过集成通用的搜索引擎</w:t>
      </w:r>
      <w:r>
        <w:t>API</w:t>
      </w:r>
      <w:r>
        <w:t>（如</w:t>
      </w:r>
      <w:r>
        <w:t>Bing Search API</w:t>
      </w:r>
      <w:r>
        <w:t>）或垂直教育平台的开放接口（如</w:t>
      </w:r>
      <w:r>
        <w:t>Bilibili</w:t>
      </w:r>
      <w:r>
        <w:t>、</w:t>
      </w:r>
      <w:r>
        <w:t>MOOC API</w:t>
      </w:r>
      <w:r>
        <w:t>），系统能够建立起稳定的公域数据获取通道，技术路径十分清晰。</w:t>
      </w:r>
    </w:p>
    <w:p w14:paraId="460F1813" w14:textId="77777777" w:rsidR="000328F8" w:rsidRDefault="00000000">
      <w:pPr>
        <w:pStyle w:val="a1"/>
        <w:ind w:firstLine="480"/>
      </w:pPr>
      <w:r>
        <w:t>为了从海量互联网数据中筛选出</w:t>
      </w:r>
      <w:r>
        <w:rPr>
          <w:rFonts w:hint="eastAsia"/>
        </w:rPr>
        <w:t>“</w:t>
      </w:r>
      <w:r>
        <w:rPr>
          <w:b/>
          <w:bCs/>
        </w:rPr>
        <w:t>最优解释</w:t>
      </w:r>
      <w:r>
        <w:rPr>
          <w:rFonts w:hint="eastAsia"/>
        </w:rPr>
        <w:t>”</w:t>
      </w:r>
      <w:r>
        <w:t>，现有的语义检索与多维重排序（</w:t>
      </w:r>
      <w:r>
        <w:t>Re-ranking</w:t>
      </w:r>
      <w:r>
        <w:t>）技术提供了可靠保障。系统利用</w:t>
      </w:r>
      <w:r>
        <w:rPr>
          <w:b/>
          <w:bCs/>
        </w:rPr>
        <w:t>向量数据库</w:t>
      </w:r>
      <w:r>
        <w:t>（如</w:t>
      </w:r>
      <w:r>
        <w:t>Milvus</w:t>
      </w:r>
      <w:r>
        <w:t>）计算内部知识点与外部资源（视频标题、简介、</w:t>
      </w:r>
      <w:r>
        <w:t>ASR</w:t>
      </w:r>
      <w:r>
        <w:t>字幕）的</w:t>
      </w:r>
      <w:r>
        <w:rPr>
          <w:b/>
          <w:bCs/>
        </w:rPr>
        <w:t>语义相似度</w:t>
      </w:r>
      <w:r>
        <w:t>，同时结合外部资源的</w:t>
      </w:r>
      <w:r>
        <w:rPr>
          <w:b/>
          <w:bCs/>
        </w:rPr>
        <w:t>元数据特征</w:t>
      </w:r>
      <w:r>
        <w:t>（如播放量、点赞率、时长匹配度）进行</w:t>
      </w:r>
      <w:r>
        <w:rPr>
          <w:b/>
          <w:bCs/>
        </w:rPr>
        <w:t>加权评分</w:t>
      </w:r>
      <w:r>
        <w:t>。这种混合检索策略在推荐系统与信息检索领域已属标准化作业，能够确保推送内容的高质量与高相关性。</w:t>
      </w:r>
    </w:p>
    <w:p w14:paraId="135A167D" w14:textId="77777777" w:rsidR="000328F8" w:rsidRDefault="00000000">
      <w:pPr>
        <w:pStyle w:val="a1"/>
        <w:ind w:firstLine="480"/>
      </w:pPr>
      <w:r>
        <w:rPr>
          <w:rFonts w:hint="eastAsia"/>
        </w:rPr>
        <w:t>随后</w:t>
      </w:r>
      <w:r>
        <w:t>针对视频资源的</w:t>
      </w:r>
      <w:r>
        <w:rPr>
          <w:b/>
          <w:bCs/>
        </w:rPr>
        <w:t>切片化处理</w:t>
      </w:r>
      <w:r>
        <w:t>，基于</w:t>
      </w:r>
      <w:r>
        <w:t>FFmpeg</w:t>
      </w:r>
      <w:r>
        <w:t>的流媒体处理技术与字幕对齐算法已非常成熟。系统能够根据检索到的关键词在外部视频字幕中的时间戳，自动完成对长视频的精准裁剪与切片生成。综上所述，这种</w:t>
      </w:r>
      <w:r>
        <w:rPr>
          <w:rFonts w:hint="eastAsia"/>
        </w:rPr>
        <w:t>“</w:t>
      </w:r>
      <w:r>
        <w:t>私域诊断</w:t>
      </w:r>
      <w:r>
        <w:t>+</w:t>
      </w:r>
      <w:r>
        <w:t>公域补给</w:t>
      </w:r>
      <w:r>
        <w:rPr>
          <w:rFonts w:hint="eastAsia"/>
        </w:rPr>
        <w:t>”</w:t>
      </w:r>
      <w:r>
        <w:t>的技术逻辑，本质上是</w:t>
      </w:r>
      <w:r>
        <w:t>RAG</w:t>
      </w:r>
      <w:r>
        <w:t>架构在垂直教育场景的工程化应用，不存在算法黑箱或算力瓶颈，能够支撑起</w:t>
      </w:r>
      <w:r>
        <w:rPr>
          <w:rFonts w:hint="eastAsia"/>
        </w:rPr>
        <w:t>“</w:t>
      </w:r>
      <w:r>
        <w:t>哪里不会点哪里</w:t>
      </w:r>
      <w:r>
        <w:rPr>
          <w:rFonts w:hint="eastAsia"/>
        </w:rPr>
        <w:t>”</w:t>
      </w:r>
      <w:r>
        <w:t>的智能化助学体验。</w:t>
      </w:r>
    </w:p>
    <w:p w14:paraId="54ACA125" w14:textId="77777777" w:rsidR="000328F8" w:rsidRDefault="00000000">
      <w:pPr>
        <w:pStyle w:val="a1"/>
        <w:ind w:firstLine="482"/>
        <w:rPr>
          <w:b/>
          <w:bCs/>
        </w:rPr>
      </w:pPr>
      <w:commentRangeStart w:id="282"/>
      <w:r>
        <w:rPr>
          <w:rFonts w:hint="eastAsia"/>
          <w:b/>
          <w:bCs/>
        </w:rPr>
        <w:t>（</w:t>
      </w:r>
      <w:r>
        <w:rPr>
          <w:rFonts w:hint="eastAsia"/>
          <w:b/>
          <w:bCs/>
        </w:rPr>
        <w:t>5</w:t>
      </w:r>
      <w:r>
        <w:rPr>
          <w:rFonts w:hint="eastAsia"/>
          <w:b/>
          <w:bCs/>
        </w:rPr>
        <w:t>）闭环总结与演练：</w:t>
      </w:r>
      <w:commentRangeEnd w:id="282"/>
      <w:r>
        <w:commentReference w:id="282"/>
      </w:r>
    </w:p>
    <w:p w14:paraId="332B7238" w14:textId="502E2AEB" w:rsidR="000328F8" w:rsidRDefault="00000000">
      <w:pPr>
        <w:pStyle w:val="a1"/>
        <w:ind w:firstLine="480"/>
      </w:pPr>
      <w:r>
        <w:t>在</w:t>
      </w:r>
      <w:r>
        <w:rPr>
          <w:b/>
          <w:bCs/>
        </w:rPr>
        <w:t>闭环测评、反馈与学习回溯</w:t>
      </w:r>
      <w:r>
        <w:t>方面，系统通过自动生成测评题目、智能批改与错因分析，实现学习闭环。题目生成可结合知识图谱节点与历年真题结构，利用</w:t>
      </w:r>
      <w:r>
        <w:rPr>
          <w:b/>
          <w:bCs/>
        </w:rPr>
        <w:t>LLM</w:t>
      </w:r>
      <w:r>
        <w:rPr>
          <w:b/>
          <w:bCs/>
        </w:rPr>
        <w:t>题目生成能力</w:t>
      </w:r>
      <w:proofErr w:type="spellStart"/>
      <w:ins w:id="283" w:author="xingyao liu" w:date="2026-01-21T11:05:00Z" w16du:dateUtc="2026-01-21T03:05:00Z">
        <w:r w:rsidR="007D0071">
          <w:rPr>
            <w:rFonts w:hint="eastAsia"/>
            <w:b/>
            <w:bCs/>
          </w:rPr>
          <w:t>qwen</w:t>
        </w:r>
      </w:ins>
      <w:proofErr w:type="spellEnd"/>
      <w:r>
        <w:t>实现定向出题；客观题可通过规则匹配完成自动批改，主观题则可借助</w:t>
      </w:r>
      <w:r>
        <w:rPr>
          <w:b/>
          <w:bCs/>
        </w:rPr>
        <w:t>语义相似度计算与大语言模型评分机制</w:t>
      </w:r>
      <w:r>
        <w:t>进行评估。测评结果将反向更新知识图谱节点权重，触发复习路径的动态重构，形成</w:t>
      </w:r>
      <w:r>
        <w:rPr>
          <w:rFonts w:hint="eastAsia"/>
        </w:rPr>
        <w:t>“</w:t>
      </w:r>
      <w:r>
        <w:t>学习</w:t>
      </w:r>
      <w:r>
        <w:t>—</w:t>
      </w:r>
      <w:r>
        <w:t>评测</w:t>
      </w:r>
      <w:r>
        <w:t>—</w:t>
      </w:r>
      <w:r>
        <w:t>反馈</w:t>
      </w:r>
      <w:r>
        <w:t>—</w:t>
      </w:r>
      <w:r>
        <w:t>再学习</w:t>
      </w:r>
      <w:r>
        <w:rPr>
          <w:rFonts w:hint="eastAsia"/>
        </w:rPr>
        <w:t>”</w:t>
      </w:r>
      <w:r>
        <w:t>的闭环优化机制。</w:t>
      </w:r>
    </w:p>
    <w:p w14:paraId="33BB93BD" w14:textId="77777777" w:rsidR="000328F8" w:rsidRDefault="000328F8">
      <w:pPr>
        <w:pStyle w:val="a1"/>
        <w:ind w:firstLine="480"/>
      </w:pPr>
    </w:p>
    <w:p w14:paraId="335E86BC" w14:textId="77777777" w:rsidR="000328F8" w:rsidRDefault="00000000">
      <w:pPr>
        <w:pStyle w:val="a1"/>
        <w:ind w:firstLine="482"/>
        <w:rPr>
          <w:b/>
          <w:bCs/>
        </w:rPr>
      </w:pPr>
      <w:r>
        <w:rPr>
          <w:rFonts w:hint="eastAsia"/>
          <w:b/>
          <w:bCs/>
        </w:rPr>
        <w:t>（</w:t>
      </w:r>
      <w:r>
        <w:rPr>
          <w:rFonts w:hint="eastAsia"/>
          <w:b/>
          <w:bCs/>
        </w:rPr>
        <w:t>6</w:t>
      </w:r>
      <w:r>
        <w:rPr>
          <w:rFonts w:hint="eastAsia"/>
          <w:b/>
          <w:bCs/>
        </w:rPr>
        <w:t>）智能备考规划与复习路径生成：</w:t>
      </w:r>
    </w:p>
    <w:p w14:paraId="169CF8C1" w14:textId="77777777" w:rsidR="000328F8" w:rsidRDefault="00000000">
      <w:pPr>
        <w:pStyle w:val="a1"/>
        <w:ind w:firstLine="480"/>
      </w:pPr>
      <w:r>
        <w:t>项目采取的技术路线是将传统的任务清单管理转化为成熟的</w:t>
      </w:r>
      <w:r>
        <w:rPr>
          <w:rFonts w:hint="eastAsia"/>
        </w:rPr>
        <w:t>“</w:t>
      </w:r>
      <w:r>
        <w:t>多约束条件下的决策优化问题</w:t>
      </w:r>
      <w:r>
        <w:rPr>
          <w:rFonts w:hint="eastAsia"/>
        </w:rPr>
        <w:t>”</w:t>
      </w:r>
      <w:r>
        <w:t>，这一方法论在运筹学与人工智能决策领域拥有</w:t>
      </w:r>
      <w:r>
        <w:rPr>
          <w:b/>
          <w:bCs/>
        </w:rPr>
        <w:t>深厚的理论基础与工程实践支撑</w:t>
      </w:r>
      <w:r>
        <w:t>。</w:t>
      </w:r>
    </w:p>
    <w:p w14:paraId="48D09F38" w14:textId="77777777" w:rsidR="000328F8" w:rsidRDefault="00000000">
      <w:pPr>
        <w:pStyle w:val="a1"/>
        <w:ind w:firstLine="480"/>
      </w:pPr>
      <w:r>
        <w:t>具体而言，系统将学习过程建模为标准的状态</w:t>
      </w:r>
      <w:r>
        <w:rPr>
          <w:rFonts w:hint="eastAsia"/>
        </w:rPr>
        <w:t>-</w:t>
      </w:r>
      <w:r>
        <w:t>动作</w:t>
      </w:r>
      <w:r>
        <w:rPr>
          <w:rFonts w:hint="eastAsia"/>
        </w:rPr>
        <w:t>-</w:t>
      </w:r>
      <w:r>
        <w:t>收益决策模型，这使得我们可以直接复用现有的</w:t>
      </w:r>
      <w:r>
        <w:rPr>
          <w:b/>
          <w:bCs/>
        </w:rPr>
        <w:t>强化学习算法或混合整数规划</w:t>
      </w:r>
      <w:r>
        <w:t>（</w:t>
      </w:r>
      <w:r>
        <w:t>MIP</w:t>
      </w:r>
      <w:r>
        <w:t>）</w:t>
      </w:r>
      <w:r>
        <w:rPr>
          <w:b/>
          <w:bCs/>
        </w:rPr>
        <w:t>求解器</w:t>
      </w:r>
      <w:r>
        <w:t>来实现核心功能。通过将用户的认知状态向量（由前述知识追踪模型输出）、剩余备考时间及考试目标权重作为状态输入，系统能够利用成熟的策略梯度算法或约束优化算法，在每日时间上限与阶段性硬性目标的双重约束下，计算出能够最大化预期</w:t>
      </w:r>
      <w:r>
        <w:lastRenderedPageBreak/>
        <w:t>提分收益的最优复习动作序列。这种基于数学规划的方法，从根本上保证了复习计划的</w:t>
      </w:r>
      <w:r>
        <w:rPr>
          <w:b/>
          <w:bCs/>
        </w:rPr>
        <w:t>理论最优性与实际可执行性</w:t>
      </w:r>
      <w:r>
        <w:t>。</w:t>
      </w:r>
    </w:p>
    <w:p w14:paraId="6F1857D7" w14:textId="77777777" w:rsidR="000328F8" w:rsidRDefault="00000000">
      <w:pPr>
        <w:pStyle w:val="a1"/>
        <w:ind w:firstLine="480"/>
      </w:pPr>
      <w:r>
        <w:t>同时，针对备考过程中不可避免的执行波动，项目所采用的</w:t>
      </w:r>
      <w:r>
        <w:rPr>
          <w:b/>
          <w:bCs/>
        </w:rPr>
        <w:t>动态重排机制</w:t>
      </w:r>
      <w:r>
        <w:t>在工业级推荐系统与实时调度算法中</w:t>
      </w:r>
      <w:r>
        <w:rPr>
          <w:b/>
          <w:bCs/>
        </w:rPr>
        <w:t>已有广泛应用</w:t>
      </w:r>
      <w:r>
        <w:t>。系统将复习路径视为一个滚动时域优化过程，利用实时反馈机制更新状态向量，并即时触发路径的重新计算与平摊调整。这意味着，无论是针对特定知识点的强化复习推荐，还是基于完成情况的全局计划修正，均可依托现有的自适应控制理论与推荐算法框架高效实现。因此，实现从</w:t>
      </w:r>
      <w:r>
        <w:rPr>
          <w:rFonts w:hint="eastAsia"/>
        </w:rPr>
        <w:t>“</w:t>
      </w:r>
      <w:r>
        <w:t>短板诊断</w:t>
      </w:r>
      <w:r>
        <w:rPr>
          <w:rFonts w:hint="eastAsia"/>
        </w:rPr>
        <w:t>”</w:t>
      </w:r>
      <w:r>
        <w:t>到</w:t>
      </w:r>
      <w:r>
        <w:rPr>
          <w:rFonts w:hint="eastAsia"/>
        </w:rPr>
        <w:t>“</w:t>
      </w:r>
      <w:r>
        <w:t>最优执行路径</w:t>
      </w:r>
      <w:r>
        <w:rPr>
          <w:rFonts w:hint="eastAsia"/>
        </w:rPr>
        <w:t>”</w:t>
      </w:r>
      <w:r>
        <w:t>的闭环规划，在算法模型与计算能力上均不存在技术瓶颈。</w:t>
      </w:r>
    </w:p>
    <w:p w14:paraId="62EB9E4E" w14:textId="77777777" w:rsidR="000328F8" w:rsidRDefault="00000000">
      <w:pPr>
        <w:pStyle w:val="a1"/>
        <w:ind w:firstLine="480"/>
      </w:pPr>
      <w:r>
        <w:t>综上所述，本项目所涉及的多模态采集、语义理解、知识图谱构建、认知分析、智能规划与闭环反馈等关键环节，均有明确、成熟且可工程化落地的技术方案支撑。通过对现有技术体系的合理整合与针对教育场景的定制优化，项目在技术层面具备明确可行性和可实施性。</w:t>
      </w:r>
    </w:p>
    <w:p w14:paraId="6931904B" w14:textId="77777777" w:rsidR="000328F8" w:rsidRDefault="00000000">
      <w:pPr>
        <w:pStyle w:val="4"/>
      </w:pPr>
      <w:bookmarkStart w:id="284" w:name="OLE_LINK4"/>
      <w:r>
        <w:rPr>
          <w:rFonts w:hint="eastAsia"/>
        </w:rPr>
        <w:t>规定期限内完成开发的可行性</w:t>
      </w:r>
    </w:p>
    <w:p w14:paraId="0FE57C32" w14:textId="77777777" w:rsidR="000328F8" w:rsidRDefault="00000000">
      <w:pPr>
        <w:pStyle w:val="a1"/>
        <w:ind w:firstLine="480"/>
      </w:pPr>
      <w:r>
        <w:t>根据项目开发周期规划，本项目设定的开发周期为</w:t>
      </w:r>
      <w:r>
        <w:rPr>
          <w:rFonts w:hint="eastAsia"/>
        </w:rPr>
        <w:t>6~7</w:t>
      </w:r>
      <w:r>
        <w:t>个月，分为</w:t>
      </w:r>
      <w:r>
        <w:rPr>
          <w:b/>
          <w:bCs/>
        </w:rPr>
        <w:t>需求分析、原型设计、核心模块开发、系统集成、测试优化及部署阶段</w:t>
      </w:r>
      <w:r>
        <w:t>。结合现有技术成熟度和团队开发能力，本系统在规定期限内完成开发具备较高可能性。</w:t>
      </w:r>
    </w:p>
    <w:p w14:paraId="04021672" w14:textId="77777777" w:rsidR="000328F8" w:rsidRDefault="00000000">
      <w:pPr>
        <w:pStyle w:val="a1"/>
        <w:ind w:firstLine="480"/>
      </w:pPr>
      <w:r>
        <w:t>首先，端侧多模态数据采集功能依托现有硬件能力及成熟算法实现，</w:t>
      </w:r>
      <w:r>
        <w:rPr>
          <w:rFonts w:hint="eastAsia"/>
        </w:rPr>
        <w:t>我们</w:t>
      </w:r>
      <w:r>
        <w:t>在</w:t>
      </w:r>
      <w:r>
        <w:rPr>
          <w:rFonts w:hint="eastAsia"/>
          <w:b/>
          <w:bCs/>
        </w:rPr>
        <w:t>第一、二</w:t>
      </w:r>
      <w:r>
        <w:rPr>
          <w:b/>
          <w:bCs/>
        </w:rPr>
        <w:t>个月</w:t>
      </w:r>
      <w:r>
        <w:rPr>
          <w:rFonts w:hint="eastAsia"/>
          <w:b/>
          <w:bCs/>
        </w:rPr>
        <w:t>已</w:t>
      </w:r>
      <w:r>
        <w:rPr>
          <w:b/>
          <w:bCs/>
        </w:rPr>
        <w:t>完成原型开发和测试</w:t>
      </w:r>
      <w:r>
        <w:t>，包括音频录制、手写笔迹捕获、</w:t>
      </w:r>
      <w:r>
        <w:t>PPT/</w:t>
      </w:r>
      <w:r>
        <w:t>板书拍照及文件导入模块。这部分功能高度模块化，开发周期相对短且可并行进行。</w:t>
      </w:r>
    </w:p>
    <w:p w14:paraId="2DAACD7A" w14:textId="77777777" w:rsidR="000328F8" w:rsidRDefault="00000000">
      <w:pPr>
        <w:pStyle w:val="a1"/>
        <w:ind w:firstLine="480"/>
      </w:pPr>
      <w:r>
        <w:t>其次，知识图谱构建、短板识别及智能复习规划模块的开发可在</w:t>
      </w:r>
      <w:r>
        <w:rPr>
          <w:b/>
          <w:bCs/>
        </w:rPr>
        <w:t>第</w:t>
      </w:r>
      <w:r>
        <w:rPr>
          <w:rFonts w:hint="eastAsia"/>
          <w:b/>
          <w:bCs/>
        </w:rPr>
        <w:t>三</w:t>
      </w:r>
      <w:r>
        <w:rPr>
          <w:b/>
          <w:bCs/>
        </w:rPr>
        <w:t>至第</w:t>
      </w:r>
      <w:r>
        <w:rPr>
          <w:rFonts w:hint="eastAsia"/>
          <w:b/>
          <w:bCs/>
        </w:rPr>
        <w:t>四</w:t>
      </w:r>
      <w:r>
        <w:rPr>
          <w:b/>
          <w:bCs/>
        </w:rPr>
        <w:t>个月完成</w:t>
      </w:r>
      <w:r>
        <w:t>。借助现有图神经网络、自然语言处理框架及云端高性能计算资源，可快速搭建增量式知识图谱、逻辑断点检测和认知状态分析功能，同时实现助学智能体补位和众源资源检索。模块间数据接口、知识节点映射及多模态时间轴绑定可通过标准化</w:t>
      </w:r>
      <w:r>
        <w:t>API</w:t>
      </w:r>
      <w:r>
        <w:t>进行实现，保证功能的可组合性和可测试性。</w:t>
      </w:r>
    </w:p>
    <w:p w14:paraId="514143DB" w14:textId="77777777" w:rsidR="000328F8" w:rsidRDefault="00000000">
      <w:pPr>
        <w:pStyle w:val="a1"/>
        <w:ind w:firstLine="480"/>
      </w:pPr>
      <w:r>
        <w:t>再次，闭环测评与演练模块可在</w:t>
      </w:r>
      <w:r>
        <w:rPr>
          <w:b/>
          <w:bCs/>
        </w:rPr>
        <w:t>第</w:t>
      </w:r>
      <w:r>
        <w:rPr>
          <w:rFonts w:hint="eastAsia"/>
          <w:b/>
          <w:bCs/>
        </w:rPr>
        <w:t>五</w:t>
      </w:r>
      <w:r>
        <w:rPr>
          <w:b/>
          <w:bCs/>
        </w:rPr>
        <w:t>至第</w:t>
      </w:r>
      <w:r>
        <w:rPr>
          <w:rFonts w:hint="eastAsia"/>
          <w:b/>
          <w:bCs/>
        </w:rPr>
        <w:t>六</w:t>
      </w:r>
      <w:r>
        <w:rPr>
          <w:b/>
          <w:bCs/>
        </w:rPr>
        <w:t>个月</w:t>
      </w:r>
      <w:r>
        <w:t>完成。智能组卷、</w:t>
      </w:r>
      <w:r>
        <w:t>AI</w:t>
      </w:r>
      <w:r>
        <w:t>批改及错题回溯功能依托于知识图谱节点映射、题库数据结构及现有算法，可在短时间内实现核心功能。考点热力图与重点知识文档的生成，可结合现有可视化库（如</w:t>
      </w:r>
      <w:r>
        <w:t>ECharts</w:t>
      </w:r>
      <w:r>
        <w:t>、</w:t>
      </w:r>
      <w:r>
        <w:t>D3.js</w:t>
      </w:r>
      <w:r>
        <w:t>）快速完成。</w:t>
      </w:r>
    </w:p>
    <w:p w14:paraId="6D73685A" w14:textId="77777777" w:rsidR="000328F8" w:rsidRDefault="00000000">
      <w:pPr>
        <w:pStyle w:val="a1"/>
        <w:ind w:firstLine="480"/>
      </w:pPr>
      <w:r>
        <w:t>最后，系统集成、交互优化、</w:t>
      </w:r>
      <w:r>
        <w:t>UI</w:t>
      </w:r>
      <w:r>
        <w:t>调整和端云协同部署将在</w:t>
      </w:r>
      <w:r>
        <w:rPr>
          <w:b/>
          <w:bCs/>
        </w:rPr>
        <w:t>第</w:t>
      </w:r>
      <w:r>
        <w:rPr>
          <w:rFonts w:hint="eastAsia"/>
          <w:b/>
          <w:bCs/>
        </w:rPr>
        <w:t>六</w:t>
      </w:r>
      <w:r>
        <w:rPr>
          <w:b/>
          <w:bCs/>
        </w:rPr>
        <w:t>至第</w:t>
      </w:r>
      <w:r>
        <w:rPr>
          <w:rFonts w:hint="eastAsia"/>
          <w:b/>
          <w:bCs/>
        </w:rPr>
        <w:t>七</w:t>
      </w:r>
      <w:r>
        <w:rPr>
          <w:b/>
          <w:bCs/>
        </w:rPr>
        <w:t>个月</w:t>
      </w:r>
      <w:r>
        <w:t>进行。通过模块化开发、持续集成和自动化测试策略，可在规定时间内完成整体系统联调和优化，确保端云协同、数据传输稳定以及交互流畅性。</w:t>
      </w:r>
    </w:p>
    <w:p w14:paraId="0B045F2F" w14:textId="77777777" w:rsidR="000328F8" w:rsidRDefault="00000000">
      <w:pPr>
        <w:pStyle w:val="a1"/>
        <w:ind w:firstLine="480"/>
      </w:pPr>
      <w:r>
        <w:t>综上所述，结合现有技术成熟度、模块化设计策略及合理的开发计划，本项目在规定的开发周期内完成全部核心功能，具备较高的可实现性和开发可控性。</w:t>
      </w:r>
    </w:p>
    <w:bookmarkEnd w:id="284"/>
    <w:p w14:paraId="4A91983A" w14:textId="77777777" w:rsidR="000328F8" w:rsidRDefault="00000000">
      <w:pPr>
        <w:pStyle w:val="4"/>
      </w:pPr>
      <w:r>
        <w:rPr>
          <w:rFonts w:hint="eastAsia"/>
        </w:rPr>
        <w:lastRenderedPageBreak/>
        <w:t>主流研发框架与架构说明</w:t>
      </w:r>
    </w:p>
    <w:p w14:paraId="25340A47" w14:textId="77777777" w:rsidR="000328F8" w:rsidRDefault="00000000">
      <w:pPr>
        <w:pStyle w:val="a1"/>
        <w:ind w:firstLine="480"/>
      </w:pPr>
      <w:r>
        <w:t>本项目的研发采用</w:t>
      </w:r>
      <w:r>
        <w:rPr>
          <w:b/>
          <w:bCs/>
        </w:rPr>
        <w:t>端云协同的分层架构</w:t>
      </w:r>
      <w:r>
        <w:t>，结合主流开发框架与技术生态，旨在实现高效、可靠且可扩展的全流程复习系统。系统整体划分为</w:t>
      </w:r>
      <w:r>
        <w:rPr>
          <w:b/>
          <w:bCs/>
        </w:rPr>
        <w:t>端侧、传输层和云端三大层级</w:t>
      </w:r>
      <w:r>
        <w:t>，各层采用成熟技术栈和框架，以支撑多模态数据处理、知识图谱构建、智能策略生成及用户交互。</w:t>
      </w:r>
    </w:p>
    <w:p w14:paraId="29B53985" w14:textId="77777777" w:rsidR="000328F8" w:rsidRDefault="00000000">
      <w:pPr>
        <w:pStyle w:val="a1"/>
        <w:ind w:firstLine="482"/>
        <w:rPr>
          <w:b/>
          <w:bCs/>
        </w:rPr>
      </w:pPr>
      <w:r>
        <w:rPr>
          <w:rFonts w:hint="eastAsia"/>
          <w:b/>
          <w:bCs/>
        </w:rPr>
        <w:t>（</w:t>
      </w:r>
      <w:r>
        <w:rPr>
          <w:rFonts w:hint="eastAsia"/>
          <w:b/>
          <w:bCs/>
        </w:rPr>
        <w:t>1</w:t>
      </w:r>
      <w:r>
        <w:rPr>
          <w:rFonts w:hint="eastAsia"/>
          <w:b/>
          <w:bCs/>
        </w:rPr>
        <w:t>）</w:t>
      </w:r>
      <w:r>
        <w:rPr>
          <w:b/>
          <w:bCs/>
        </w:rPr>
        <w:t>端侧研发框架</w:t>
      </w:r>
      <w:r>
        <w:rPr>
          <w:rFonts w:hint="eastAsia"/>
          <w:b/>
          <w:bCs/>
        </w:rPr>
        <w:t>：</w:t>
      </w:r>
    </w:p>
    <w:p w14:paraId="2FA8BD49" w14:textId="77777777" w:rsidR="000328F8" w:rsidRDefault="00000000">
      <w:pPr>
        <w:pStyle w:val="a1"/>
        <w:ind w:firstLine="480"/>
      </w:pPr>
      <w:r>
        <w:t>端侧主要负责</w:t>
      </w:r>
      <w:r>
        <w:rPr>
          <w:b/>
          <w:bCs/>
        </w:rPr>
        <w:t>多模态学习数据的采集、预处理及与云端的交互</w:t>
      </w:r>
      <w:r>
        <w:t>，要求系统响应速度快、操作流畅。移动端开发将采用</w:t>
      </w:r>
      <w:r>
        <w:t>Flutter</w:t>
      </w:r>
      <w:r>
        <w:t>或</w:t>
      </w:r>
      <w:r>
        <w:t>React Native</w:t>
      </w:r>
      <w:r>
        <w:t>框架进行跨平台开发，以实现</w:t>
      </w:r>
      <w:r>
        <w:t>Android</w:t>
      </w:r>
      <w:r>
        <w:t>与</w:t>
      </w:r>
      <w:r>
        <w:t>iOS</w:t>
      </w:r>
      <w:r>
        <w:t>双端兼容，并提供高性能的</w:t>
      </w:r>
      <w:r>
        <w:t>UI</w:t>
      </w:r>
      <w:r>
        <w:t>渲染能力。</w:t>
      </w:r>
    </w:p>
    <w:p w14:paraId="5B0F44FC" w14:textId="77777777" w:rsidR="000328F8" w:rsidRDefault="00000000">
      <w:pPr>
        <w:pStyle w:val="a1"/>
        <w:ind w:firstLine="480"/>
      </w:pPr>
      <w:r>
        <w:t>音频采集与处理模块依托</w:t>
      </w:r>
      <w:r>
        <w:t>WebRTC</w:t>
      </w:r>
      <w:r>
        <w:t>或原生音频</w:t>
      </w:r>
      <w:r>
        <w:t>API</w:t>
      </w:r>
      <w:r>
        <w:t>实现低延迟录音，并结合</w:t>
      </w:r>
      <w:r>
        <w:t>SpeexDSP</w:t>
      </w:r>
      <w:r>
        <w:t>或</w:t>
      </w:r>
      <w:r>
        <w:t>RNNoise</w:t>
      </w:r>
      <w:r>
        <w:t>等现有降噪算法进行实时噪声抑制。手写笔迹与触控事件采集模块将调用</w:t>
      </w:r>
      <w:r>
        <w:t>iOS PencilKit</w:t>
      </w:r>
      <w:r>
        <w:t>或</w:t>
      </w:r>
      <w:r>
        <w:t>Android Stylus API</w:t>
      </w:r>
      <w:r>
        <w:t>，并利用时间轴同步技术，将笔划与录音及板书</w:t>
      </w:r>
      <w:r>
        <w:t>/PPT</w:t>
      </w:r>
      <w:r>
        <w:t>拍摄时间进行精确绑定。图像采集模块使用</w:t>
      </w:r>
      <w:r>
        <w:t>OpenCV</w:t>
      </w:r>
      <w:r>
        <w:t>或</w:t>
      </w:r>
      <w:r>
        <w:t>ML Kit Vision</w:t>
      </w:r>
      <w:r>
        <w:t>进行透视矫正、去反光和边缘增强，确保视觉信息高质量采集。端侧的数据缓存与本地索引采用</w:t>
      </w:r>
      <w:r>
        <w:t>SQLite</w:t>
      </w:r>
      <w:r>
        <w:t>或</w:t>
      </w:r>
      <w:r>
        <w:t>Realm</w:t>
      </w:r>
      <w:r>
        <w:t>，实现离线可用性及高频访问性能。</w:t>
      </w:r>
    </w:p>
    <w:p w14:paraId="6BEB6286" w14:textId="77777777" w:rsidR="000328F8" w:rsidRDefault="00000000">
      <w:pPr>
        <w:pStyle w:val="a1"/>
        <w:ind w:firstLine="482"/>
        <w:rPr>
          <w:b/>
          <w:bCs/>
        </w:rPr>
      </w:pPr>
      <w:r>
        <w:rPr>
          <w:rFonts w:hint="eastAsia"/>
          <w:b/>
          <w:bCs/>
        </w:rPr>
        <w:t>（</w:t>
      </w:r>
      <w:r>
        <w:rPr>
          <w:b/>
          <w:bCs/>
        </w:rPr>
        <w:t>2</w:t>
      </w:r>
      <w:r>
        <w:rPr>
          <w:rFonts w:hint="eastAsia"/>
          <w:b/>
          <w:bCs/>
        </w:rPr>
        <w:t>）</w:t>
      </w:r>
      <w:r>
        <w:rPr>
          <w:b/>
          <w:bCs/>
        </w:rPr>
        <w:t>云端研发框架</w:t>
      </w:r>
      <w:r>
        <w:rPr>
          <w:rFonts w:hint="eastAsia"/>
          <w:b/>
          <w:bCs/>
        </w:rPr>
        <w:t>：</w:t>
      </w:r>
    </w:p>
    <w:p w14:paraId="50043BFD" w14:textId="77777777" w:rsidR="000328F8" w:rsidRDefault="00000000">
      <w:pPr>
        <w:pStyle w:val="a1"/>
        <w:ind w:firstLine="480"/>
      </w:pPr>
      <w:r>
        <w:t>云端承担系统的</w:t>
      </w:r>
      <w:r>
        <w:rPr>
          <w:b/>
          <w:bCs/>
        </w:rPr>
        <w:t>核心计算和智能分析功能</w:t>
      </w:r>
      <w:r>
        <w:t>，包括动态知识图谱构建、逻辑断点检测、用户认知状态分析、助学智能体调度、智能组卷与复习策略生成。云端主要采用</w:t>
      </w:r>
      <w:r>
        <w:t>Python+Flask/FastAPI</w:t>
      </w:r>
      <w:r>
        <w:t>作为后端服务框架，实现</w:t>
      </w:r>
      <w:r>
        <w:t>API</w:t>
      </w:r>
      <w:r>
        <w:t>接口管理和模块化微服务架构。</w:t>
      </w:r>
    </w:p>
    <w:p w14:paraId="56299AAD" w14:textId="77777777" w:rsidR="000328F8" w:rsidRDefault="00000000">
      <w:pPr>
        <w:pStyle w:val="a1"/>
        <w:ind w:firstLine="480"/>
      </w:pPr>
      <w:r>
        <w:t>知识图谱构建与分析模块采用</w:t>
      </w:r>
      <w:r>
        <w:t>Neo4j</w:t>
      </w:r>
      <w:r>
        <w:t>图数据库作为存储和查询引擎，同时结合</w:t>
      </w:r>
      <w:r>
        <w:t>PyTorch Geometric</w:t>
      </w:r>
      <w:r>
        <w:t>或</w:t>
      </w:r>
      <w:r>
        <w:t>DGL</w:t>
      </w:r>
      <w:r>
        <w:t>框架进行图神经网络计算，以支持增量式节点更新、关系推理和逻辑完整性约束。多模态数据处理使用</w:t>
      </w:r>
      <w:r>
        <w:t>Hugging Face Transformers</w:t>
      </w:r>
      <w:r>
        <w:t>及</w:t>
      </w:r>
      <w:r>
        <w:t>OpenCV</w:t>
      </w:r>
      <w:r>
        <w:t>、</w:t>
      </w:r>
      <w:r>
        <w:t>Librosa</w:t>
      </w:r>
      <w:r>
        <w:t>等库，对文本、图像和音频进行深度特征提取。智能体调度与任务规划模块利用</w:t>
      </w:r>
      <w:r>
        <w:t>Celery</w:t>
      </w:r>
      <w:r>
        <w:t>异步任务队列进行作业调度，并结合</w:t>
      </w:r>
      <w:r>
        <w:t>Redis</w:t>
      </w:r>
      <w:r>
        <w:t>实现高效缓存和状态管理。</w:t>
      </w:r>
    </w:p>
    <w:p w14:paraId="13385127" w14:textId="77777777" w:rsidR="000328F8" w:rsidRDefault="00000000">
      <w:pPr>
        <w:pStyle w:val="a1"/>
        <w:ind w:firstLine="480"/>
      </w:pPr>
      <w:r>
        <w:t>复习策略生成和闭环测评模块结合规则引擎与算法调度框架，利用倒推式任务规划算法、加权优先级排序及多约束优化模型，为用户生成个性化复习路径和每日任务清单。可视化界面数据通过</w:t>
      </w:r>
      <w:r>
        <w:t>ECharts</w:t>
      </w:r>
      <w:r>
        <w:t>或</w:t>
      </w:r>
      <w:r>
        <w:t>D3.js</w:t>
      </w:r>
      <w:r>
        <w:t>渲染动态知识全景图、考点热力图及复习进度曲线。</w:t>
      </w:r>
    </w:p>
    <w:p w14:paraId="7C79F084" w14:textId="77777777" w:rsidR="000328F8" w:rsidRDefault="00000000">
      <w:pPr>
        <w:pStyle w:val="a1"/>
        <w:ind w:firstLine="482"/>
        <w:rPr>
          <w:b/>
          <w:bCs/>
        </w:rPr>
      </w:pPr>
      <w:r>
        <w:rPr>
          <w:rFonts w:hint="eastAsia"/>
          <w:b/>
          <w:bCs/>
        </w:rPr>
        <w:t>（</w:t>
      </w:r>
      <w:r>
        <w:rPr>
          <w:b/>
          <w:bCs/>
        </w:rPr>
        <w:t>3</w:t>
      </w:r>
      <w:r>
        <w:rPr>
          <w:rFonts w:hint="eastAsia"/>
          <w:b/>
          <w:bCs/>
        </w:rPr>
        <w:t>）</w:t>
      </w:r>
      <w:r>
        <w:rPr>
          <w:b/>
          <w:bCs/>
        </w:rPr>
        <w:t>数据库设计</w:t>
      </w:r>
      <w:r>
        <w:rPr>
          <w:rFonts w:hint="eastAsia"/>
          <w:b/>
          <w:bCs/>
        </w:rPr>
        <w:t>：</w:t>
      </w:r>
    </w:p>
    <w:p w14:paraId="2B1013A7" w14:textId="77777777" w:rsidR="000328F8" w:rsidRDefault="00000000">
      <w:pPr>
        <w:pStyle w:val="a1"/>
        <w:ind w:firstLine="480"/>
      </w:pPr>
      <w:r>
        <w:t>系统数据分为</w:t>
      </w:r>
      <w:r>
        <w:rPr>
          <w:b/>
          <w:bCs/>
        </w:rPr>
        <w:t>多模态原始数据、结构化知识图谱数据、用户行为数据和测评记录</w:t>
      </w:r>
      <w:r>
        <w:t>。多模态数据在端侧使用</w:t>
      </w:r>
      <w:r>
        <w:t>SQLite/Realm</w:t>
      </w:r>
      <w:r>
        <w:t>缓存后，上传至云端存储，可采用</w:t>
      </w:r>
      <w:r>
        <w:lastRenderedPageBreak/>
        <w:t>对象存储服务（</w:t>
      </w:r>
      <w:r>
        <w:t>AWS S3</w:t>
      </w:r>
      <w:r>
        <w:t>）管理音视频和手写笔迹数据。结构化知识图谱节点、关系和复习卡片存储在</w:t>
      </w:r>
      <w:r>
        <w:t>Neo4j</w:t>
      </w:r>
      <w:r>
        <w:t>，便于图遍历和路径计算。用户行为数据、任务完成状态及测评结果存储在关系型数据库（如</w:t>
      </w:r>
      <w:r>
        <w:t>PostgreSQL</w:t>
      </w:r>
      <w:r>
        <w:t>），便于统计分析与任务规划。数据库之间通过标准接口实现数据同步和跨系统调用，保证数据一致性和高可用性。</w:t>
      </w:r>
    </w:p>
    <w:p w14:paraId="64364EFD" w14:textId="77777777" w:rsidR="000328F8" w:rsidRDefault="00000000">
      <w:pPr>
        <w:pStyle w:val="a1"/>
        <w:ind w:firstLine="482"/>
        <w:rPr>
          <w:b/>
          <w:bCs/>
        </w:rPr>
      </w:pPr>
      <w:r>
        <w:rPr>
          <w:rFonts w:hint="eastAsia"/>
          <w:b/>
          <w:bCs/>
        </w:rPr>
        <w:t>（</w:t>
      </w:r>
      <w:r>
        <w:rPr>
          <w:rFonts w:hint="eastAsia"/>
          <w:b/>
          <w:bCs/>
        </w:rPr>
        <w:t>4</w:t>
      </w:r>
      <w:r>
        <w:rPr>
          <w:rFonts w:hint="eastAsia"/>
          <w:b/>
          <w:bCs/>
        </w:rPr>
        <w:t>）</w:t>
      </w:r>
      <w:r>
        <w:rPr>
          <w:b/>
          <w:bCs/>
        </w:rPr>
        <w:t>系统架构与微服务化设计</w:t>
      </w:r>
      <w:r>
        <w:rPr>
          <w:rFonts w:hint="eastAsia"/>
          <w:b/>
          <w:bCs/>
        </w:rPr>
        <w:t>：</w:t>
      </w:r>
    </w:p>
    <w:p w14:paraId="0D37FD47" w14:textId="77777777" w:rsidR="000328F8" w:rsidRDefault="00000000">
      <w:pPr>
        <w:pStyle w:val="a1"/>
        <w:ind w:firstLine="480"/>
      </w:pPr>
      <w:r>
        <w:t>系统采用微服务架构，每个核心功能模块（采集、知识图谱、助学智能体、测评与复习规划、外部资源调度）</w:t>
      </w:r>
      <w:r>
        <w:rPr>
          <w:b/>
          <w:bCs/>
        </w:rPr>
        <w:t>独立部署</w:t>
      </w:r>
      <w:r>
        <w:t>，模块之间通过</w:t>
      </w:r>
      <w:r>
        <w:t>REST API</w:t>
      </w:r>
      <w:r>
        <w:t>或</w:t>
      </w:r>
      <w:r>
        <w:t>gRPC</w:t>
      </w:r>
      <w:r>
        <w:t>进行通信，实现服务解耦和灵活扩展。端云协同通过传输层的安全同步机制保证数据完整性和低延迟交互。</w:t>
      </w:r>
    </w:p>
    <w:p w14:paraId="076C2185" w14:textId="77777777" w:rsidR="000328F8" w:rsidRDefault="00000000">
      <w:pPr>
        <w:pStyle w:val="a1"/>
        <w:ind w:firstLine="480"/>
      </w:pPr>
      <w:r>
        <w:t>此外，系统支持</w:t>
      </w:r>
      <w:r>
        <w:rPr>
          <w:b/>
          <w:bCs/>
        </w:rPr>
        <w:t>水平扩展</w:t>
      </w:r>
      <w:r>
        <w:t>，在用户量增加时，可通过增加云端计算实例和分布式任务调度节点提升处理能力。端侧与云端通过异步队列和缓存机制，保证用户操作响应流畅，并允许离线模式下的学习与任务预处理。</w:t>
      </w:r>
    </w:p>
    <w:p w14:paraId="0C03052B" w14:textId="77777777" w:rsidR="000328F8" w:rsidRDefault="00000000">
      <w:pPr>
        <w:pStyle w:val="a1"/>
        <w:ind w:firstLine="480"/>
      </w:pPr>
      <w:r>
        <w:t>综上，本项目在研发框架选择上充分利用现有</w:t>
      </w:r>
      <w:r>
        <w:rPr>
          <w:b/>
          <w:bCs/>
        </w:rPr>
        <w:t>主流技术和成熟开源工具</w:t>
      </w:r>
      <w:r>
        <w:t>，实现了端云协同、高性能计算、多模态融合及知识智能分析功能。通过微服务化和模块化设计，系统具有高度可维护性、可扩展性及部署灵活性，为全流程智能备考提供可靠的技术支撑。</w:t>
      </w:r>
    </w:p>
    <w:p w14:paraId="64D0983E" w14:textId="77777777" w:rsidR="000328F8" w:rsidRDefault="00000000">
      <w:pPr>
        <w:pStyle w:val="3"/>
      </w:pPr>
      <w:bookmarkStart w:id="285" w:name="_Toc30296"/>
      <w:bookmarkEnd w:id="273"/>
      <w:r>
        <w:rPr>
          <w:rFonts w:hint="eastAsia"/>
        </w:rPr>
        <w:t>资源可行性分析</w:t>
      </w:r>
      <w:bookmarkEnd w:id="285"/>
    </w:p>
    <w:p w14:paraId="1A50F4A4" w14:textId="77777777" w:rsidR="000328F8" w:rsidRDefault="00000000">
      <w:pPr>
        <w:pStyle w:val="a1"/>
        <w:ind w:firstLine="480"/>
      </w:pPr>
      <w:r>
        <w:t>本项目在资源层面的可行性，主要体现在团队背景与技术能力匹配度、现有软硬件条件可支撑性以及数据获取途径的现实可行性等方面。项目整体定位为面向高等教育学习场景的原型系统与方法验证型平台，其资源配置与功能规模保持相对克制，符合本科生团队在规定周期内完成研发与验证的实际条件。</w:t>
      </w:r>
    </w:p>
    <w:p w14:paraId="16BE3904" w14:textId="77777777" w:rsidR="000328F8" w:rsidRDefault="00000000">
      <w:pPr>
        <w:pStyle w:val="a1"/>
        <w:ind w:firstLine="480"/>
      </w:pPr>
      <w:r>
        <w:t>从</w:t>
      </w:r>
      <w:r>
        <w:rPr>
          <w:b/>
          <w:bCs/>
        </w:rPr>
        <w:t>人力资源角度</w:t>
      </w:r>
      <w:r>
        <w:t>来看，项目团队由两名遥感科学与技术学院空信方向的本科生组成，成员具备扎实的计算机基础、遥感与空间信息处理背景，并系统学习过程序设计、数据结构、机器学习及相关人工智能课程。团队成员在课程学习和实践中已接触过多模态数据处理、深度学习模型调用、</w:t>
      </w:r>
      <w:r>
        <w:t>Python</w:t>
      </w:r>
      <w:r>
        <w:t>后端开发及基础前端交互实现，对端云协同系统的整体架构具备理解和实现能力。虽然团队规模较小，但项目在设计阶段已明确以模块化和可复用技术为核心思路，通过合理拆分功能、控制系统复杂度，使研发任务与团队能力相匹配，避免对高人力投入和复杂工程协作的依赖，从而在人员规模受限的情况下仍具备完成项目的可行性。</w:t>
      </w:r>
    </w:p>
    <w:p w14:paraId="72E7341B" w14:textId="77777777" w:rsidR="000328F8" w:rsidRDefault="00000000">
      <w:pPr>
        <w:pStyle w:val="a1"/>
        <w:ind w:firstLine="480"/>
      </w:pPr>
      <w:r>
        <w:t>在</w:t>
      </w:r>
      <w:r>
        <w:rPr>
          <w:b/>
          <w:bCs/>
        </w:rPr>
        <w:t>技术资源</w:t>
      </w:r>
      <w:r>
        <w:t>方面，本项目充分依托成熟的开发框架与开源工具，降低自主研发压力。系统前端以现有移动端或网页开发框架为基础，重点实现课堂音频录制、图片采集、笔记整理及基础交互功能，不涉及复杂的底层系统开发。后端采用主流编程语言和框架完成数据管理、任务调度及模型调用，通过调用已有的语音识</w:t>
      </w:r>
      <w:r>
        <w:lastRenderedPageBreak/>
        <w:t>别接口、大语言模型服务和图数据库组件，实现课堂语义理解、知识结构构建和复习策略生成等核心功能。项目更强调对现有技术的集成与工程化落地，而非从零实现底层算法，从而使系统功能在现有技术条件下具备现实可实现性，符合本科生团队的技术储备水平。</w:t>
      </w:r>
    </w:p>
    <w:p w14:paraId="14FB4013" w14:textId="77777777" w:rsidR="000328F8" w:rsidRDefault="00000000">
      <w:pPr>
        <w:pStyle w:val="a1"/>
        <w:ind w:firstLine="480"/>
      </w:pPr>
      <w:r>
        <w:t>在</w:t>
      </w:r>
      <w:r>
        <w:rPr>
          <w:b/>
          <w:bCs/>
        </w:rPr>
        <w:t>硬件资源</w:t>
      </w:r>
      <w:r>
        <w:t>方面，项目整体采用端云协同的轻量化部署方案。端侧主要依托团队成员现有的个人电脑、手机或平板设备完成数据采集、初步处理与系统测试，硬件条件易于获取，不存在额外采购压力。云端计算部分可利用学校提供的服务器资源或公共云平台的基础算力，完成模型推理、知识图谱更新及数据存储等任务。由于项目当前阶段以功能验证和流程完整性为主要目标，对并发规模和实时性能的要求相对有限，现有硬件条件能够满足系统运行与实验验证需求。</w:t>
      </w:r>
    </w:p>
    <w:p w14:paraId="3923C0CC" w14:textId="77777777" w:rsidR="000328F8" w:rsidRDefault="00000000">
      <w:pPr>
        <w:pStyle w:val="a1"/>
        <w:ind w:firstLine="480"/>
      </w:pPr>
      <w:r>
        <w:t>在</w:t>
      </w:r>
      <w:r>
        <w:rPr>
          <w:b/>
          <w:bCs/>
        </w:rPr>
        <w:t>数据资源</w:t>
      </w:r>
      <w:r>
        <w:t>方面，项目不依赖难以获取的专有数据集，而是以真实课堂学习过程中的多模态数据作为主要输入来源。课堂录音、</w:t>
      </w:r>
      <w:r>
        <w:t xml:space="preserve">PPT </w:t>
      </w:r>
      <w:r>
        <w:t>文件、板书照片及个人笔记均可由端侧设备直接采集，具有较高的可获得性。同时，系统可结合公开教育资源和已有题库数据进行功能验证，用于支持知识补充、测评与复习规划等模块。用户行为数据则在系统使用过程中自然生成，用于认知状态分析和功能效果评估，不存在额外数据获取门槛。整体数据来源清晰、合法且可控，符合教学与科研项目对数据可行性的要求。</w:t>
      </w:r>
    </w:p>
    <w:p w14:paraId="6CE7DBC5" w14:textId="77777777" w:rsidR="000328F8" w:rsidRDefault="00000000">
      <w:pPr>
        <w:pStyle w:val="a1"/>
        <w:ind w:firstLine="480"/>
      </w:pPr>
      <w:r>
        <w:t>综合来看，尽管本项目团队规模较小，但项目在功能设计、技术选型和实现路径上充分考虑了</w:t>
      </w:r>
      <w:r>
        <w:rPr>
          <w:b/>
          <w:bCs/>
        </w:rPr>
        <w:t>资源约束条件</w:t>
      </w:r>
      <w:r>
        <w:t>，通过依托成熟技术、控制系统复杂度和聚焦关键功能验证，使研发目标与现有资源条件保持一致。因此，在既定人员规模、技术条件和时间安排下，本项目在资源层面具备良好的可行性，能够支撑系统原型的完整实现及关键技术方案的有效验证。</w:t>
      </w:r>
    </w:p>
    <w:p w14:paraId="602F6A0B" w14:textId="77777777" w:rsidR="000328F8" w:rsidRDefault="00000000">
      <w:pPr>
        <w:pStyle w:val="3"/>
      </w:pPr>
      <w:bookmarkStart w:id="286" w:name="_Toc3097"/>
      <w:r>
        <w:rPr>
          <w:rFonts w:hint="eastAsia"/>
        </w:rPr>
        <w:t>市场可行性分析</w:t>
      </w:r>
      <w:bookmarkEnd w:id="286"/>
    </w:p>
    <w:p w14:paraId="77AD710B" w14:textId="503ED5FE" w:rsidR="000328F8" w:rsidRDefault="00000000">
      <w:pPr>
        <w:pStyle w:val="a1"/>
        <w:ind w:firstLine="480"/>
      </w:pPr>
      <w:r>
        <w:t>从市场环境和用户需求的角度来看，本项目具有较高的可行性和潜在价值。首先，中国高等教育规模持续扩大，统计数据显示在校大学生总量已超过</w:t>
      </w:r>
      <w:r w:rsidRPr="007D0071">
        <w:rPr>
          <w:b/>
          <w:bCs/>
          <w:rPrChange w:id="287" w:author="xingyao liu" w:date="2026-01-21T11:06:00Z" w16du:dateUtc="2026-01-21T03:06:00Z">
            <w:rPr/>
          </w:rPrChange>
        </w:rPr>
        <w:t>四千四百万</w:t>
      </w:r>
      <w:ins w:id="288" w:author="xingyao liu" w:date="2026-01-21T11:07:00Z" w16du:dateUtc="2026-01-21T03:07:00Z">
        <w:r w:rsidR="007D0071">
          <w:rPr>
            <w:rFonts w:hint="eastAsia"/>
          </w:rPr>
          <w:t>数字</w:t>
        </w:r>
      </w:ins>
      <w:r>
        <w:t>人，且教育结构日益多元化。与此同时，考试和复习已成为学生群体日常学习生活的重要组成部分，从普通课程测验到考研、考证等各类选拔性考试，形成了庞大的泛考试经济市场。根据教育部及行业研究数据，中国仅考研市场报名人数就维持在四百三十八万左右，高校学生对于高效复习、知识整合和智能化学习工具的需求明显上升。这表明针对高等教育用户提供全流程、闭环化复习解决方案具备广泛的潜在用户基础和市场空间。</w:t>
      </w:r>
    </w:p>
    <w:p w14:paraId="3344B9C8" w14:textId="77777777" w:rsidR="000328F8" w:rsidRDefault="00000000">
      <w:pPr>
        <w:pStyle w:val="a1"/>
        <w:ind w:firstLine="480"/>
      </w:pPr>
      <w:r>
        <w:t>从目标用户特征来看，本系统主要面向具有明确学习目标的大学生群体，包括日常课程复习、考研准备以及专业技能提升等多类需求场景。这类用户普遍面临信息碎片化、学习内容多源分散以及复习效率低下等问题，难以形成完整的知</w:t>
      </w:r>
      <w:r>
        <w:lastRenderedPageBreak/>
        <w:t>识结构和高效复习路径。用户在传统复习过程中往往依赖手工笔记、零散教材和互联网搜索，缺乏对知识掌握情况的实时评估和个性化策略指导，容易导致重复复习或盲目刷题，造成时间和精力浪费。项目提供的多模态知识采集、智能短板识别、个性化复习规划和闭环测评功能，能够切实解决用户的核心痛点，从而获得用户的关注和接受度。</w:t>
      </w:r>
    </w:p>
    <w:p w14:paraId="3CAD7BF1" w14:textId="77777777" w:rsidR="000328F8" w:rsidRDefault="00000000">
      <w:pPr>
        <w:pStyle w:val="a1"/>
        <w:ind w:firstLine="480"/>
      </w:pPr>
      <w:r>
        <w:t>从商业价值角度来看，针对大学生群体的智能备考和复习工具具有明确的付费意愿与潜在市场容量。以现有教育科技产品为参考，付费用户平均每年在辅助学习产品上的支出集中在</w:t>
      </w:r>
      <w:r>
        <w:t>500</w:t>
      </w:r>
      <w:r>
        <w:t>至</w:t>
      </w:r>
      <w:r>
        <w:t>1500</w:t>
      </w:r>
      <w:r>
        <w:t>元区间，根据潜在用户规模测算，即便保守估计渗透率为</w:t>
      </w:r>
      <w:r>
        <w:t>5%</w:t>
      </w:r>
      <w:r>
        <w:t>至</w:t>
      </w:r>
      <w:r>
        <w:t>10%</w:t>
      </w:r>
      <w:r>
        <w:t>，目标市场规模也可达到数亿元至十余亿元人民币。通过订阅制、增值服务、专项题库或智能规划功能收费等模式，项目能够形成稳定的收入来源，同时结合免费试用或功能分级策略，可以进一步扩大用户群体，增强市场竞争力。此外，本项目的全场景、闭环化复习理念在现有市场中具有差异化优势，能够有效提升用户粘性和续费率，为长期商业运营提供支撑。</w:t>
      </w:r>
    </w:p>
    <w:p w14:paraId="19064892" w14:textId="77777777" w:rsidR="000328F8" w:rsidRDefault="00000000">
      <w:pPr>
        <w:pStyle w:val="a1"/>
        <w:ind w:firstLine="480"/>
      </w:pPr>
      <w:r>
        <w:t>在竞品环境分析方面，市场上已有部分在线学习工具和智能笔记产品，如有道云笔记、印象笔记、</w:t>
      </w:r>
      <w:r>
        <w:t>Quizlet</w:t>
      </w:r>
      <w:r>
        <w:t>及超星学习通等，它们在知识记录、题库管理或在线学习资源整合上具有一定优势。然而，这些竞品普遍存在功能割裂、智能分析不足或缺乏闭环复习策略的问题。例如，大多数笔记工具仅支持信息存储和简单标签管理，无法自动生成知识结构或复习路径；题库类应用往往侧重刷题功能，缺乏课堂情境回溯和多模态学习数据分析能力；而在线学习平台虽然提供丰富课程资源，但在个性化策略推荐、短板识别和知识图谱动态维护方面存在明显不足。本项目通过端云协同、多模态数据采集、知识图谱驱动的短板识别以及闭环测评与规划功能，能够填补现有市场空白，形成差异化竞争优势，满足用户对系统化、智能化、可视化复习工具的迫切需求。</w:t>
      </w:r>
    </w:p>
    <w:p w14:paraId="013A6CD7" w14:textId="77777777" w:rsidR="000328F8" w:rsidRDefault="00000000">
      <w:pPr>
        <w:pStyle w:val="a1"/>
        <w:ind w:firstLine="480"/>
      </w:pPr>
      <w:r>
        <w:t>综上所述，从宏观市场规模、目标用户特征、商业价值潜力以及竞品对比分析来看，本项目在市场上具备良好的可行性。其针对碎片化学习场景和复习效率低下的痛点，提供技术驱动、全流程闭环的解决方案，能够满足大学生群体对高效学习工具的实际需求，同时具备明确的商业化路径和差异化竞争优势，为项目的顺利开发和市场推广奠定了坚实基础。</w:t>
      </w:r>
    </w:p>
    <w:p w14:paraId="2F4DACAA" w14:textId="77777777" w:rsidR="000328F8" w:rsidRDefault="00000000">
      <w:pPr>
        <w:pStyle w:val="2"/>
      </w:pPr>
      <w:bookmarkStart w:id="289" w:name="_Toc10873"/>
      <w:commentRangeStart w:id="290"/>
      <w:r>
        <w:rPr>
          <w:rFonts w:hint="eastAsia"/>
        </w:rPr>
        <w:t>排期规划</w:t>
      </w:r>
      <w:commentRangeEnd w:id="290"/>
      <w:r>
        <w:rPr>
          <w:rStyle w:val="aff4"/>
          <w:rFonts w:asciiTheme="minorHAnsi" w:eastAsiaTheme="minorEastAsia" w:hAnsiTheme="minorHAnsi"/>
          <w:b w:val="0"/>
          <w:bCs w:val="0"/>
        </w:rPr>
        <w:commentReference w:id="290"/>
      </w:r>
      <w:bookmarkEnd w:id="289"/>
    </w:p>
    <w:p w14:paraId="4140178B" w14:textId="77777777" w:rsidR="000328F8" w:rsidRDefault="00000000">
      <w:pPr>
        <w:pStyle w:val="3"/>
      </w:pPr>
      <w:bookmarkStart w:id="291" w:name="_Toc9762"/>
      <w:r>
        <w:rPr>
          <w:rFonts w:hint="eastAsia"/>
        </w:rPr>
        <w:t>项目开发进度规划</w:t>
      </w:r>
      <w:bookmarkEnd w:id="291"/>
    </w:p>
    <w:p w14:paraId="746251F5" w14:textId="77777777" w:rsidR="000328F8" w:rsidRDefault="00000000">
      <w:pPr>
        <w:pStyle w:val="a1"/>
        <w:ind w:firstLine="480"/>
      </w:pPr>
      <w:r>
        <w:t>本规划针对初赛</w:t>
      </w:r>
      <w:r>
        <w:t>Demo</w:t>
      </w:r>
      <w:r>
        <w:t>的核心功能实现，采用敏捷开发模式，确保在</w:t>
      </w:r>
      <w:r>
        <w:t>2</w:t>
      </w:r>
      <w:r>
        <w:t>月</w:t>
      </w:r>
      <w:r>
        <w:t>2</w:t>
      </w:r>
      <w:r>
        <w:t>日前完成从多模态采集到知识图谱生成的全链路闭环。</w:t>
      </w:r>
    </w:p>
    <w:p w14:paraId="7AEF282D" w14:textId="77777777" w:rsidR="000328F8" w:rsidRDefault="00000000">
      <w:pPr>
        <w:pStyle w:val="a1"/>
        <w:ind w:firstLineChars="0" w:firstLine="0"/>
        <w:rPr>
          <w:b/>
          <w:bCs/>
        </w:rPr>
      </w:pPr>
      <w:r>
        <w:rPr>
          <w:b/>
          <w:bCs/>
        </w:rPr>
        <w:lastRenderedPageBreak/>
        <w:t>第一阶段：系统设计与环境搭建</w:t>
      </w:r>
      <w:commentRangeStart w:id="292"/>
      <w:r>
        <w:rPr>
          <w:b/>
          <w:bCs/>
        </w:rPr>
        <w:t>（</w:t>
      </w:r>
      <w:r>
        <w:rPr>
          <w:b/>
          <w:bCs/>
        </w:rPr>
        <w:t>2025.11.28-2025.12.08</w:t>
      </w:r>
      <w:r>
        <w:rPr>
          <w:b/>
          <w:bCs/>
        </w:rPr>
        <w:t>）</w:t>
      </w:r>
      <w:commentRangeEnd w:id="292"/>
      <w:r>
        <w:commentReference w:id="292"/>
      </w:r>
    </w:p>
    <w:p w14:paraId="43E53012" w14:textId="77777777" w:rsidR="000328F8" w:rsidRDefault="00000000">
      <w:pPr>
        <w:pStyle w:val="a1"/>
        <w:ind w:firstLine="480"/>
      </w:pPr>
      <w:r>
        <w:t>本阶段重点解决</w:t>
      </w:r>
      <w:r>
        <w:rPr>
          <w:rFonts w:hint="eastAsia"/>
        </w:rPr>
        <w:t>“</w:t>
      </w:r>
      <w:r>
        <w:t>底座</w:t>
      </w:r>
      <w:r>
        <w:rPr>
          <w:rFonts w:hint="eastAsia"/>
        </w:rPr>
        <w:t>”</w:t>
      </w:r>
      <w:r>
        <w:t>问题，完成技术选型与协议定义。</w:t>
      </w:r>
    </w:p>
    <w:p w14:paraId="4A7207C4" w14:textId="77777777" w:rsidR="000328F8" w:rsidRDefault="00000000">
      <w:pPr>
        <w:pStyle w:val="a1"/>
        <w:ind w:firstLine="482"/>
      </w:pPr>
      <w:r>
        <w:rPr>
          <w:rFonts w:hint="eastAsia"/>
          <w:b/>
          <w:bCs/>
        </w:rPr>
        <w:t>（</w:t>
      </w:r>
      <w:r>
        <w:rPr>
          <w:rFonts w:hint="eastAsia"/>
          <w:b/>
          <w:bCs/>
        </w:rPr>
        <w:t>1</w:t>
      </w:r>
      <w:r>
        <w:rPr>
          <w:rFonts w:hint="eastAsia"/>
          <w:b/>
          <w:bCs/>
        </w:rPr>
        <w:t>）</w:t>
      </w:r>
      <w:r>
        <w:rPr>
          <w:b/>
          <w:bCs/>
        </w:rPr>
        <w:t>端侧准备</w:t>
      </w:r>
      <w:r>
        <w:t>：集成</w:t>
      </w:r>
      <w:r>
        <w:t>ColorOS</w:t>
      </w:r>
      <w:r>
        <w:t>开发者</w:t>
      </w:r>
      <w:r>
        <w:t>SDK</w:t>
      </w:r>
      <w:r>
        <w:t>，完成</w:t>
      </w:r>
      <w:r>
        <w:t>OCR</w:t>
      </w:r>
      <w:r>
        <w:t>、</w:t>
      </w:r>
      <w:r>
        <w:t>ASR</w:t>
      </w:r>
      <w:r>
        <w:t>等底层</w:t>
      </w:r>
      <w:r>
        <w:t>AI</w:t>
      </w:r>
      <w:r>
        <w:t>能力的接口测试，验证端侧算力调用效率。</w:t>
      </w:r>
    </w:p>
    <w:p w14:paraId="13A0D341" w14:textId="77777777" w:rsidR="000328F8" w:rsidRDefault="00000000">
      <w:pPr>
        <w:pStyle w:val="a1"/>
        <w:ind w:firstLine="482"/>
      </w:pPr>
      <w:r>
        <w:rPr>
          <w:rFonts w:hint="eastAsia"/>
          <w:b/>
          <w:bCs/>
        </w:rPr>
        <w:t>（</w:t>
      </w:r>
      <w:r>
        <w:rPr>
          <w:rFonts w:hint="eastAsia"/>
          <w:b/>
          <w:bCs/>
        </w:rPr>
        <w:t>2</w:t>
      </w:r>
      <w:r>
        <w:rPr>
          <w:rFonts w:hint="eastAsia"/>
          <w:b/>
          <w:bCs/>
        </w:rPr>
        <w:t>）</w:t>
      </w:r>
      <w:r>
        <w:rPr>
          <w:b/>
          <w:bCs/>
        </w:rPr>
        <w:t>架构定义</w:t>
      </w:r>
      <w:r>
        <w:t>：确立端云通信协议（</w:t>
      </w:r>
      <w:r>
        <w:t>gRPC/Restful</w:t>
      </w:r>
      <w:r>
        <w:t>），定义多模态数据包结构，防止后期因前后端接口不一致导致的重构。</w:t>
      </w:r>
    </w:p>
    <w:p w14:paraId="1BD5316B" w14:textId="77777777" w:rsidR="000328F8" w:rsidRDefault="00000000">
      <w:pPr>
        <w:pStyle w:val="a1"/>
        <w:ind w:firstLine="482"/>
      </w:pPr>
      <w:r>
        <w:rPr>
          <w:rFonts w:hint="eastAsia"/>
          <w:b/>
          <w:bCs/>
        </w:rPr>
        <w:t>（</w:t>
      </w:r>
      <w:r>
        <w:rPr>
          <w:rFonts w:hint="eastAsia"/>
          <w:b/>
          <w:bCs/>
        </w:rPr>
        <w:t>3</w:t>
      </w:r>
      <w:r>
        <w:rPr>
          <w:rFonts w:hint="eastAsia"/>
          <w:b/>
          <w:bCs/>
        </w:rPr>
        <w:t>）</w:t>
      </w:r>
      <w:r>
        <w:rPr>
          <w:b/>
          <w:bCs/>
        </w:rPr>
        <w:t>环境部署</w:t>
      </w:r>
      <w:r>
        <w:t>：完成云端</w:t>
      </w:r>
      <w:r>
        <w:t>GPU</w:t>
      </w:r>
      <w:r>
        <w:t>推理环境搭建，配置</w:t>
      </w:r>
      <w:r>
        <w:t>Neo4j</w:t>
      </w:r>
      <w:r>
        <w:t>图数据库基础架构及向量数据库开发环境。</w:t>
      </w:r>
    </w:p>
    <w:p w14:paraId="5CD59050" w14:textId="77777777" w:rsidR="000328F8" w:rsidRDefault="00000000">
      <w:pPr>
        <w:pStyle w:val="a1"/>
        <w:ind w:firstLineChars="0" w:firstLine="0"/>
        <w:rPr>
          <w:b/>
          <w:bCs/>
        </w:rPr>
      </w:pPr>
      <w:r>
        <w:rPr>
          <w:b/>
          <w:bCs/>
        </w:rPr>
        <w:t>第二阶段：多模态感知与端侧开发（</w:t>
      </w:r>
      <w:r>
        <w:rPr>
          <w:b/>
          <w:bCs/>
        </w:rPr>
        <w:t>2025.12.09-2025.12.25</w:t>
      </w:r>
      <w:r>
        <w:rPr>
          <w:b/>
          <w:bCs/>
        </w:rPr>
        <w:t>）</w:t>
      </w:r>
    </w:p>
    <w:p w14:paraId="080E40FB" w14:textId="77777777" w:rsidR="000328F8" w:rsidRDefault="00000000">
      <w:pPr>
        <w:pStyle w:val="a1"/>
        <w:ind w:firstLine="480"/>
      </w:pPr>
      <w:r>
        <w:t>重点实现</w:t>
      </w:r>
      <w:r>
        <w:t>Demo</w:t>
      </w:r>
      <w:r>
        <w:t>的</w:t>
      </w:r>
      <w:r>
        <w:rPr>
          <w:rFonts w:hint="eastAsia"/>
        </w:rPr>
        <w:t>“</w:t>
      </w:r>
      <w:r>
        <w:t>入口</w:t>
      </w:r>
      <w:r>
        <w:rPr>
          <w:rFonts w:hint="eastAsia"/>
        </w:rPr>
        <w:t>”</w:t>
      </w:r>
      <w:r>
        <w:t>部分，即如何高效、流畅地采集课堂信息。</w:t>
      </w:r>
    </w:p>
    <w:p w14:paraId="25DF9096" w14:textId="77777777" w:rsidR="000328F8" w:rsidRDefault="00000000">
      <w:pPr>
        <w:pStyle w:val="a1"/>
        <w:ind w:firstLine="482"/>
      </w:pPr>
      <w:r>
        <w:rPr>
          <w:rFonts w:hint="eastAsia"/>
          <w:b/>
          <w:bCs/>
        </w:rPr>
        <w:t>（</w:t>
      </w:r>
      <w:r>
        <w:rPr>
          <w:rFonts w:hint="eastAsia"/>
          <w:b/>
          <w:bCs/>
        </w:rPr>
        <w:t>1</w:t>
      </w:r>
      <w:r>
        <w:rPr>
          <w:rFonts w:hint="eastAsia"/>
          <w:b/>
          <w:bCs/>
        </w:rPr>
        <w:t>）</w:t>
      </w:r>
      <w:r>
        <w:rPr>
          <w:b/>
          <w:bCs/>
        </w:rPr>
        <w:t>前端交互实现</w:t>
      </w:r>
      <w:r>
        <w:t>：完成拍摄、录音及文档导入的功能模块开发，重点优化拍摄时的实时预览与反馈。</w:t>
      </w:r>
    </w:p>
    <w:p w14:paraId="0CBA9533" w14:textId="77777777" w:rsidR="000328F8" w:rsidRDefault="00000000">
      <w:pPr>
        <w:pStyle w:val="a1"/>
        <w:ind w:firstLine="482"/>
      </w:pPr>
      <w:r>
        <w:rPr>
          <w:rFonts w:hint="eastAsia"/>
          <w:b/>
          <w:bCs/>
        </w:rPr>
        <w:t>（</w:t>
      </w:r>
      <w:r>
        <w:rPr>
          <w:rFonts w:hint="eastAsia"/>
          <w:b/>
          <w:bCs/>
        </w:rPr>
        <w:t>2</w:t>
      </w:r>
      <w:r>
        <w:rPr>
          <w:rFonts w:hint="eastAsia"/>
          <w:b/>
          <w:bCs/>
        </w:rPr>
        <w:t>）</w:t>
      </w:r>
      <w:r>
        <w:rPr>
          <w:b/>
          <w:bCs/>
        </w:rPr>
        <w:t>端侧预处理集成</w:t>
      </w:r>
      <w:r>
        <w:t>：实现在端侧调用</w:t>
      </w:r>
      <w:r>
        <w:t>ColorOS</w:t>
      </w:r>
      <w:r>
        <w:t>算法进行图像清洗（如文档纠偏、反光抑制）与初步文本提取。</w:t>
      </w:r>
    </w:p>
    <w:p w14:paraId="6CFA7CAC" w14:textId="77777777" w:rsidR="000328F8" w:rsidRDefault="00000000">
      <w:pPr>
        <w:pStyle w:val="a1"/>
        <w:ind w:firstLine="482"/>
      </w:pPr>
      <w:r>
        <w:rPr>
          <w:rFonts w:hint="eastAsia"/>
          <w:b/>
          <w:bCs/>
        </w:rPr>
        <w:t>（</w:t>
      </w:r>
      <w:r>
        <w:rPr>
          <w:rFonts w:hint="eastAsia"/>
          <w:b/>
          <w:bCs/>
        </w:rPr>
        <w:t>3</w:t>
      </w:r>
      <w:r>
        <w:rPr>
          <w:rFonts w:hint="eastAsia"/>
          <w:b/>
          <w:bCs/>
        </w:rPr>
        <w:t>）</w:t>
      </w:r>
      <w:r>
        <w:rPr>
          <w:b/>
          <w:bCs/>
        </w:rPr>
        <w:t>初步联调</w:t>
      </w:r>
      <w:r>
        <w:t>：实现端侧结构化数据（非原始大文件）向云端的稳定传输。</w:t>
      </w:r>
    </w:p>
    <w:p w14:paraId="608DC6B2" w14:textId="77777777" w:rsidR="000328F8" w:rsidRDefault="00000000">
      <w:pPr>
        <w:pStyle w:val="a1"/>
        <w:ind w:firstLineChars="0" w:firstLine="0"/>
        <w:rPr>
          <w:b/>
          <w:bCs/>
        </w:rPr>
      </w:pPr>
      <w:r>
        <w:rPr>
          <w:b/>
          <w:bCs/>
        </w:rPr>
        <w:t>第三阶段：云端分析引擎与图谱构建（</w:t>
      </w:r>
      <w:r>
        <w:rPr>
          <w:b/>
          <w:bCs/>
        </w:rPr>
        <w:t>2025.12.26-2026.01.15</w:t>
      </w:r>
      <w:r>
        <w:rPr>
          <w:b/>
          <w:bCs/>
        </w:rPr>
        <w:t>）</w:t>
      </w:r>
    </w:p>
    <w:p w14:paraId="3A0C9061" w14:textId="77777777" w:rsidR="000328F8" w:rsidRDefault="00000000">
      <w:pPr>
        <w:pStyle w:val="a1"/>
        <w:ind w:firstLine="480"/>
      </w:pPr>
      <w:r>
        <w:t>本阶段是项目的</w:t>
      </w:r>
      <w:r>
        <w:rPr>
          <w:rFonts w:hint="eastAsia"/>
        </w:rPr>
        <w:t>“</w:t>
      </w:r>
      <w:r>
        <w:t>大脑</w:t>
      </w:r>
      <w:r>
        <w:rPr>
          <w:rFonts w:hint="eastAsia"/>
        </w:rPr>
        <w:t>”</w:t>
      </w:r>
      <w:r>
        <w:t>开发期，涉及最核心的技术实现。</w:t>
      </w:r>
    </w:p>
    <w:p w14:paraId="0F0B9A6E" w14:textId="77777777" w:rsidR="000328F8" w:rsidRDefault="00000000">
      <w:pPr>
        <w:pStyle w:val="a1"/>
        <w:ind w:firstLine="482"/>
      </w:pPr>
      <w:r>
        <w:rPr>
          <w:rFonts w:hint="eastAsia"/>
          <w:b/>
          <w:bCs/>
        </w:rPr>
        <w:t>（</w:t>
      </w:r>
      <w:r>
        <w:rPr>
          <w:rFonts w:hint="eastAsia"/>
          <w:b/>
          <w:bCs/>
        </w:rPr>
        <w:t>1</w:t>
      </w:r>
      <w:r>
        <w:rPr>
          <w:rFonts w:hint="eastAsia"/>
          <w:b/>
          <w:bCs/>
        </w:rPr>
        <w:t>）</w:t>
      </w:r>
      <w:r>
        <w:rPr>
          <w:b/>
          <w:bCs/>
        </w:rPr>
        <w:t>模型部署与微调</w:t>
      </w:r>
      <w:r>
        <w:t>：部署</w:t>
      </w:r>
      <w:r>
        <w:t>Qwen/LLaMA</w:t>
      </w:r>
      <w:r>
        <w:t>等开源大模型，完成针对教育语料的</w:t>
      </w:r>
      <w:r>
        <w:t>Prompt</w:t>
      </w:r>
      <w:r>
        <w:t>工程优化，实现关键知识点的抽取。</w:t>
      </w:r>
    </w:p>
    <w:p w14:paraId="4B30227C" w14:textId="77777777" w:rsidR="000328F8" w:rsidRDefault="00000000">
      <w:pPr>
        <w:pStyle w:val="a1"/>
        <w:ind w:firstLine="482"/>
      </w:pPr>
      <w:r>
        <w:rPr>
          <w:rFonts w:hint="eastAsia"/>
          <w:b/>
          <w:bCs/>
        </w:rPr>
        <w:t>（</w:t>
      </w:r>
      <w:r>
        <w:rPr>
          <w:rFonts w:hint="eastAsia"/>
          <w:b/>
          <w:bCs/>
        </w:rPr>
        <w:t>2</w:t>
      </w:r>
      <w:r>
        <w:rPr>
          <w:rFonts w:hint="eastAsia"/>
          <w:b/>
          <w:bCs/>
        </w:rPr>
        <w:t>）</w:t>
      </w:r>
      <w:r>
        <w:rPr>
          <w:b/>
          <w:bCs/>
        </w:rPr>
        <w:t>多模态对齐开发</w:t>
      </w:r>
      <w:r>
        <w:t>：编写时间戳对齐算法，实现教师语音与</w:t>
      </w:r>
      <w:r>
        <w:t>PPT</w:t>
      </w:r>
      <w:r>
        <w:t>画面、板书内容的语义关联。</w:t>
      </w:r>
    </w:p>
    <w:p w14:paraId="10A7D58D" w14:textId="77777777" w:rsidR="000328F8" w:rsidRDefault="00000000">
      <w:pPr>
        <w:pStyle w:val="a1"/>
        <w:ind w:firstLine="482"/>
      </w:pPr>
      <w:r>
        <w:rPr>
          <w:rFonts w:hint="eastAsia"/>
          <w:b/>
          <w:bCs/>
        </w:rPr>
        <w:t>（</w:t>
      </w:r>
      <w:r>
        <w:rPr>
          <w:rFonts w:hint="eastAsia"/>
          <w:b/>
          <w:bCs/>
        </w:rPr>
        <w:t>3</w:t>
      </w:r>
      <w:r>
        <w:rPr>
          <w:rFonts w:hint="eastAsia"/>
          <w:b/>
          <w:bCs/>
        </w:rPr>
        <w:t>）</w:t>
      </w:r>
      <w:r>
        <w:rPr>
          <w:b/>
          <w:bCs/>
        </w:rPr>
        <w:t>图谱逻辑生成</w:t>
      </w:r>
      <w:r>
        <w:t>：编写逻辑推理模块，将抽取的知识点写入</w:t>
      </w:r>
      <w:r>
        <w:t>Neo4j</w:t>
      </w:r>
      <w:r>
        <w:t>数据库，并根据</w:t>
      </w:r>
      <w:r>
        <w:rPr>
          <w:rFonts w:hint="eastAsia"/>
        </w:rPr>
        <w:t>“</w:t>
      </w:r>
      <w:r>
        <w:t>前置依赖</w:t>
      </w:r>
      <w:r>
        <w:rPr>
          <w:rFonts w:hint="eastAsia"/>
        </w:rPr>
        <w:t>”</w:t>
      </w:r>
      <w:r>
        <w:t>逻辑自动生成知识拓扑。</w:t>
      </w:r>
    </w:p>
    <w:p w14:paraId="11B84849" w14:textId="77777777" w:rsidR="000328F8" w:rsidRDefault="00000000">
      <w:pPr>
        <w:pStyle w:val="a1"/>
        <w:ind w:firstLineChars="0" w:firstLine="0"/>
        <w:rPr>
          <w:b/>
          <w:bCs/>
        </w:rPr>
      </w:pPr>
      <w:r>
        <w:rPr>
          <w:b/>
          <w:bCs/>
        </w:rPr>
        <w:t>第四阶段：功能集成与</w:t>
      </w:r>
      <w:r>
        <w:rPr>
          <w:b/>
          <w:bCs/>
        </w:rPr>
        <w:t>Demo</w:t>
      </w:r>
      <w:r>
        <w:rPr>
          <w:b/>
          <w:bCs/>
        </w:rPr>
        <w:t>调优（</w:t>
      </w:r>
      <w:r>
        <w:rPr>
          <w:b/>
          <w:bCs/>
        </w:rPr>
        <w:t>2026.01.16-2026.01.25</w:t>
      </w:r>
      <w:r>
        <w:rPr>
          <w:b/>
          <w:bCs/>
        </w:rPr>
        <w:t>）</w:t>
      </w:r>
    </w:p>
    <w:p w14:paraId="65B9C5A0" w14:textId="77777777" w:rsidR="000328F8" w:rsidRDefault="00000000">
      <w:pPr>
        <w:pStyle w:val="a1"/>
        <w:ind w:firstLine="480"/>
      </w:pPr>
      <w:r>
        <w:t>将碎片化的功能整合成完整的产品链路，并进行体验优化。</w:t>
      </w:r>
    </w:p>
    <w:p w14:paraId="22DF724E" w14:textId="77777777" w:rsidR="000328F8" w:rsidRDefault="00000000">
      <w:pPr>
        <w:pStyle w:val="a1"/>
        <w:ind w:firstLine="482"/>
      </w:pPr>
      <w:r>
        <w:rPr>
          <w:rFonts w:hint="eastAsia"/>
          <w:b/>
          <w:bCs/>
        </w:rPr>
        <w:t>（</w:t>
      </w:r>
      <w:r>
        <w:rPr>
          <w:rFonts w:hint="eastAsia"/>
          <w:b/>
          <w:bCs/>
        </w:rPr>
        <w:t>1</w:t>
      </w:r>
      <w:r>
        <w:rPr>
          <w:rFonts w:hint="eastAsia"/>
          <w:b/>
          <w:bCs/>
        </w:rPr>
        <w:t>）</w:t>
      </w:r>
      <w:r>
        <w:rPr>
          <w:b/>
          <w:bCs/>
        </w:rPr>
        <w:t>全链路闭环测试</w:t>
      </w:r>
      <w:r>
        <w:t>：验证从</w:t>
      </w:r>
      <w:r>
        <w:rPr>
          <w:rFonts w:hint="eastAsia"/>
        </w:rPr>
        <w:t>“</w:t>
      </w:r>
      <w:r>
        <w:t>课堂拍摄</w:t>
      </w:r>
      <w:r>
        <w:rPr>
          <w:rFonts w:hint="eastAsia"/>
        </w:rPr>
        <w:t>”</w:t>
      </w:r>
      <w:r>
        <w:t>到</w:t>
      </w:r>
      <w:r>
        <w:rPr>
          <w:rFonts w:hint="eastAsia"/>
        </w:rPr>
        <w:t>“</w:t>
      </w:r>
      <w:r>
        <w:t>图谱生成</w:t>
      </w:r>
      <w:r>
        <w:rPr>
          <w:rFonts w:hint="eastAsia"/>
        </w:rPr>
        <w:t>”</w:t>
      </w:r>
      <w:r>
        <w:t>再到</w:t>
      </w:r>
      <w:r>
        <w:rPr>
          <w:rFonts w:hint="eastAsia"/>
        </w:rPr>
        <w:t>“</w:t>
      </w:r>
      <w:r>
        <w:t>智能问答</w:t>
      </w:r>
      <w:r>
        <w:rPr>
          <w:rFonts w:hint="eastAsia"/>
        </w:rPr>
        <w:t>”</w:t>
      </w:r>
      <w:r>
        <w:t>的完整逻辑是否跑通。</w:t>
      </w:r>
    </w:p>
    <w:p w14:paraId="7130D261" w14:textId="77777777" w:rsidR="000328F8" w:rsidRDefault="00000000">
      <w:pPr>
        <w:pStyle w:val="a1"/>
        <w:ind w:firstLine="482"/>
      </w:pPr>
      <w:r>
        <w:rPr>
          <w:rFonts w:hint="eastAsia"/>
          <w:b/>
          <w:bCs/>
        </w:rPr>
        <w:t>（</w:t>
      </w:r>
      <w:r>
        <w:rPr>
          <w:rFonts w:hint="eastAsia"/>
          <w:b/>
          <w:bCs/>
        </w:rPr>
        <w:t>2</w:t>
      </w:r>
      <w:r>
        <w:rPr>
          <w:rFonts w:hint="eastAsia"/>
          <w:b/>
          <w:bCs/>
        </w:rPr>
        <w:t>）</w:t>
      </w:r>
      <w:r>
        <w:rPr>
          <w:b/>
          <w:bCs/>
        </w:rPr>
        <w:t>性能专项优化</w:t>
      </w:r>
      <w:r>
        <w:t>：针对</w:t>
      </w:r>
      <w:r>
        <w:t>Demo</w:t>
      </w:r>
      <w:r>
        <w:t>运行过程中的延迟进行调优，优化向量搜索与图查询的响应速度。</w:t>
      </w:r>
    </w:p>
    <w:p w14:paraId="7903CE58" w14:textId="77777777" w:rsidR="000328F8" w:rsidRDefault="00000000">
      <w:pPr>
        <w:pStyle w:val="a1"/>
        <w:ind w:firstLine="482"/>
      </w:pPr>
      <w:r>
        <w:rPr>
          <w:rFonts w:hint="eastAsia"/>
          <w:b/>
          <w:bCs/>
        </w:rPr>
        <w:t>（</w:t>
      </w:r>
      <w:r>
        <w:rPr>
          <w:rFonts w:hint="eastAsia"/>
          <w:b/>
          <w:bCs/>
        </w:rPr>
        <w:t>3</w:t>
      </w:r>
      <w:r>
        <w:rPr>
          <w:rFonts w:hint="eastAsia"/>
          <w:b/>
          <w:bCs/>
        </w:rPr>
        <w:t>）</w:t>
      </w:r>
      <w:r>
        <w:rPr>
          <w:b/>
          <w:bCs/>
        </w:rPr>
        <w:t>UI/UX</w:t>
      </w:r>
      <w:r>
        <w:rPr>
          <w:b/>
          <w:bCs/>
        </w:rPr>
        <w:t>深度润色</w:t>
      </w:r>
      <w:r>
        <w:t>：优化知识图谱的可视化展示效果，确保</w:t>
      </w:r>
      <w:r>
        <w:t>Demo</w:t>
      </w:r>
      <w:r>
        <w:t>在演示时具备直观的视觉冲击力。</w:t>
      </w:r>
    </w:p>
    <w:p w14:paraId="220FF098" w14:textId="77777777" w:rsidR="000328F8" w:rsidRDefault="00000000">
      <w:pPr>
        <w:pStyle w:val="a1"/>
        <w:ind w:firstLineChars="0" w:firstLine="0"/>
        <w:rPr>
          <w:b/>
          <w:bCs/>
        </w:rPr>
      </w:pPr>
      <w:r>
        <w:rPr>
          <w:b/>
          <w:bCs/>
        </w:rPr>
        <w:t>第五阶段：文档完善与初赛交付（</w:t>
      </w:r>
      <w:r>
        <w:rPr>
          <w:b/>
          <w:bCs/>
        </w:rPr>
        <w:t>2026.01.26-2026.02.02</w:t>
      </w:r>
      <w:r>
        <w:rPr>
          <w:b/>
          <w:bCs/>
        </w:rPr>
        <w:t>）</w:t>
      </w:r>
    </w:p>
    <w:p w14:paraId="588DBCFA" w14:textId="77777777" w:rsidR="000328F8" w:rsidRDefault="00000000">
      <w:pPr>
        <w:pStyle w:val="a1"/>
        <w:ind w:firstLine="480"/>
      </w:pPr>
      <w:r>
        <w:t>冲刺阶段，准备提交物。</w:t>
      </w:r>
    </w:p>
    <w:p w14:paraId="5097A0C8" w14:textId="77777777" w:rsidR="000328F8" w:rsidRDefault="00000000">
      <w:pPr>
        <w:pStyle w:val="a1"/>
        <w:ind w:firstLine="482"/>
      </w:pPr>
      <w:r>
        <w:rPr>
          <w:rFonts w:hint="eastAsia"/>
          <w:b/>
          <w:bCs/>
        </w:rPr>
        <w:t>（</w:t>
      </w:r>
      <w:r>
        <w:rPr>
          <w:rFonts w:hint="eastAsia"/>
          <w:b/>
          <w:bCs/>
        </w:rPr>
        <w:t>1</w:t>
      </w:r>
      <w:r>
        <w:rPr>
          <w:rFonts w:hint="eastAsia"/>
          <w:b/>
          <w:bCs/>
        </w:rPr>
        <w:t>）</w:t>
      </w:r>
      <w:r>
        <w:rPr>
          <w:b/>
          <w:bCs/>
        </w:rPr>
        <w:t>演示视频录制</w:t>
      </w:r>
      <w:r>
        <w:t>：拍摄并剪辑</w:t>
      </w:r>
      <w:r>
        <w:t>Demo</w:t>
      </w:r>
      <w:r>
        <w:t>演示视频，重点突出端侧感知的实时性与云端分析的智能深度。</w:t>
      </w:r>
    </w:p>
    <w:p w14:paraId="63FFE9F4" w14:textId="77777777" w:rsidR="000328F8" w:rsidRDefault="00000000">
      <w:pPr>
        <w:pStyle w:val="a1"/>
        <w:ind w:firstLine="482"/>
      </w:pPr>
      <w:r>
        <w:rPr>
          <w:rFonts w:hint="eastAsia"/>
          <w:b/>
          <w:bCs/>
        </w:rPr>
        <w:lastRenderedPageBreak/>
        <w:t>（</w:t>
      </w:r>
      <w:r>
        <w:rPr>
          <w:rFonts w:hint="eastAsia"/>
          <w:b/>
          <w:bCs/>
        </w:rPr>
        <w:t>2</w:t>
      </w:r>
      <w:r>
        <w:rPr>
          <w:rFonts w:hint="eastAsia"/>
          <w:b/>
          <w:bCs/>
        </w:rPr>
        <w:t>）</w:t>
      </w:r>
      <w:r>
        <w:rPr>
          <w:b/>
          <w:bCs/>
        </w:rPr>
        <w:t>技术文档定稿</w:t>
      </w:r>
      <w:r>
        <w:t>：完成《技术可行性分析报告》、《项目设计文档》等文字资料的最终校对与润色。</w:t>
      </w:r>
    </w:p>
    <w:p w14:paraId="08FD6F26" w14:textId="77777777" w:rsidR="000328F8" w:rsidRDefault="00000000">
      <w:pPr>
        <w:pStyle w:val="a1"/>
        <w:ind w:firstLine="482"/>
        <w:rPr>
          <w:ins w:id="293" w:author="xingyao liu" w:date="2026-01-21T11:07:00Z" w16du:dateUtc="2026-01-21T03:07:00Z"/>
        </w:rPr>
      </w:pPr>
      <w:r>
        <w:rPr>
          <w:rFonts w:hint="eastAsia"/>
          <w:b/>
          <w:bCs/>
        </w:rPr>
        <w:t>（</w:t>
      </w:r>
      <w:r>
        <w:rPr>
          <w:rFonts w:hint="eastAsia"/>
          <w:b/>
          <w:bCs/>
        </w:rPr>
        <w:t>3</w:t>
      </w:r>
      <w:r>
        <w:rPr>
          <w:rFonts w:hint="eastAsia"/>
          <w:b/>
          <w:bCs/>
        </w:rPr>
        <w:t>）</w:t>
      </w:r>
      <w:r>
        <w:rPr>
          <w:b/>
          <w:bCs/>
        </w:rPr>
        <w:t>提交物封装</w:t>
      </w:r>
      <w:r>
        <w:t>：按照大赛要求打包源代码、</w:t>
      </w:r>
      <w:r>
        <w:t>APK</w:t>
      </w:r>
      <w:r>
        <w:t>及说明文档，确保</w:t>
      </w:r>
      <w:r>
        <w:t>2</w:t>
      </w:r>
      <w:r>
        <w:t>月</w:t>
      </w:r>
      <w:r>
        <w:t>2</w:t>
      </w:r>
      <w:r>
        <w:t>日准时提交。</w:t>
      </w:r>
    </w:p>
    <w:p w14:paraId="21131B9B" w14:textId="2E78AF02" w:rsidR="007D0071" w:rsidRDefault="007D0071">
      <w:pPr>
        <w:pStyle w:val="a1"/>
        <w:ind w:firstLine="480"/>
        <w:rPr>
          <w:ins w:id="294" w:author="xingyao liu" w:date="2026-01-21T11:07:00Z" w16du:dateUtc="2026-01-21T03:07:00Z"/>
        </w:rPr>
      </w:pPr>
      <w:ins w:id="295" w:author="xingyao liu" w:date="2026-01-21T11:07:00Z" w16du:dateUtc="2026-01-21T03:07:00Z">
        <w:r>
          <w:rPr>
            <w:rFonts w:hint="eastAsia"/>
          </w:rPr>
          <w:t>图</w:t>
        </w:r>
      </w:ins>
    </w:p>
    <w:p w14:paraId="21B6E072" w14:textId="55FC106F" w:rsidR="007D0071" w:rsidRDefault="007D0071">
      <w:pPr>
        <w:pStyle w:val="a1"/>
        <w:ind w:firstLine="480"/>
        <w:rPr>
          <w:rFonts w:hint="eastAsia"/>
        </w:rPr>
      </w:pPr>
      <w:ins w:id="296" w:author="xingyao liu" w:date="2026-01-21T11:07:00Z" w16du:dateUtc="2026-01-21T03:07:00Z">
        <w:r>
          <w:rPr>
            <w:rFonts w:hint="eastAsia"/>
          </w:rPr>
          <w:t>知识薄弱点要额外强调</w:t>
        </w:r>
      </w:ins>
    </w:p>
    <w:p w14:paraId="7397F1D8" w14:textId="77777777" w:rsidR="000328F8" w:rsidRDefault="00000000">
      <w:pPr>
        <w:pStyle w:val="3"/>
      </w:pPr>
      <w:bookmarkStart w:id="297" w:name="_Toc3512"/>
      <w:r>
        <w:rPr>
          <w:rFonts w:hint="eastAsia"/>
        </w:rPr>
        <w:t>团队分工说明</w:t>
      </w:r>
      <w:commentRangeStart w:id="298"/>
      <w:commentRangeEnd w:id="298"/>
      <w:r>
        <w:commentReference w:id="298"/>
      </w:r>
      <w:bookmarkEnd w:id="297"/>
    </w:p>
    <w:p w14:paraId="16CC9B74" w14:textId="77777777" w:rsidR="000328F8" w:rsidRDefault="00000000">
      <w:pPr>
        <w:pStyle w:val="a1"/>
        <w:ind w:firstLine="480"/>
      </w:pPr>
      <w:r>
        <w:t>本项目团队由两名成员组成，通过高度协同的开发模式，分别负责端侧感知层与云端分析层的核心研发任务：</w:t>
      </w:r>
    </w:p>
    <w:p w14:paraId="42746CA2" w14:textId="77777777" w:rsidR="000328F8" w:rsidRDefault="00000000">
      <w:pPr>
        <w:pStyle w:val="a1"/>
        <w:ind w:firstLineChars="0" w:firstLine="0"/>
        <w:rPr>
          <w:b/>
          <w:bCs/>
        </w:rPr>
      </w:pPr>
      <w:r>
        <w:rPr>
          <w:b/>
          <w:bCs/>
        </w:rPr>
        <w:t>成员</w:t>
      </w:r>
      <w:r>
        <w:rPr>
          <w:b/>
          <w:bCs/>
        </w:rPr>
        <w:t>A</w:t>
      </w:r>
      <w:r>
        <w:rPr>
          <w:b/>
          <w:bCs/>
        </w:rPr>
        <w:t>：端侧工程与系统交互负责人</w:t>
      </w:r>
    </w:p>
    <w:p w14:paraId="0778653C" w14:textId="77777777" w:rsidR="000328F8" w:rsidRDefault="00000000">
      <w:pPr>
        <w:pStyle w:val="a1"/>
        <w:ind w:firstLine="480"/>
      </w:pPr>
      <w:r>
        <w:t>主要负责项目在移动端的落地实施与用户体验构建。</w:t>
      </w:r>
    </w:p>
    <w:p w14:paraId="30D0753B" w14:textId="77777777" w:rsidR="000328F8" w:rsidRDefault="00000000">
      <w:pPr>
        <w:pStyle w:val="a1"/>
        <w:ind w:firstLine="482"/>
      </w:pPr>
      <w:r>
        <w:rPr>
          <w:rFonts w:hint="eastAsia"/>
          <w:b/>
          <w:bCs/>
        </w:rPr>
        <w:t>（</w:t>
      </w:r>
      <w:r>
        <w:rPr>
          <w:rFonts w:hint="eastAsia"/>
          <w:b/>
          <w:bCs/>
        </w:rPr>
        <w:t>1</w:t>
      </w:r>
      <w:r>
        <w:rPr>
          <w:rFonts w:hint="eastAsia"/>
          <w:b/>
          <w:bCs/>
        </w:rPr>
        <w:t>）</w:t>
      </w:r>
      <w:r>
        <w:rPr>
          <w:b/>
          <w:bCs/>
        </w:rPr>
        <w:t>端侧</w:t>
      </w:r>
      <w:r>
        <w:rPr>
          <w:b/>
          <w:bCs/>
        </w:rPr>
        <w:t>AI</w:t>
      </w:r>
      <w:r>
        <w:rPr>
          <w:b/>
          <w:bCs/>
        </w:rPr>
        <w:t>集成</w:t>
      </w:r>
      <w:r>
        <w:t>：深度对接</w:t>
      </w:r>
      <w:r>
        <w:t>ColorOS</w:t>
      </w:r>
      <w:r>
        <w:t>开放平台，负责多模态采集模块（相机、录音）的开发，并调用系统底层</w:t>
      </w:r>
      <w:r>
        <w:t>SDK</w:t>
      </w:r>
      <w:r>
        <w:t>实现</w:t>
      </w:r>
      <w:r>
        <w:t>OCR</w:t>
      </w:r>
      <w:r>
        <w:t>、</w:t>
      </w:r>
      <w:r>
        <w:t>ASR</w:t>
      </w:r>
      <w:r>
        <w:t>及图像预处理算法的端侧硬件加速。</w:t>
      </w:r>
    </w:p>
    <w:p w14:paraId="482E2862" w14:textId="77777777" w:rsidR="000328F8" w:rsidRDefault="00000000">
      <w:pPr>
        <w:pStyle w:val="a1"/>
        <w:ind w:firstLine="482"/>
      </w:pPr>
      <w:r>
        <w:rPr>
          <w:rFonts w:hint="eastAsia"/>
          <w:b/>
          <w:bCs/>
        </w:rPr>
        <w:t>（</w:t>
      </w:r>
      <w:r>
        <w:rPr>
          <w:rFonts w:hint="eastAsia"/>
          <w:b/>
          <w:bCs/>
        </w:rPr>
        <w:t>2</w:t>
      </w:r>
      <w:r>
        <w:rPr>
          <w:rFonts w:hint="eastAsia"/>
          <w:b/>
          <w:bCs/>
        </w:rPr>
        <w:t>）</w:t>
      </w:r>
      <w:r>
        <w:rPr>
          <w:b/>
          <w:bCs/>
        </w:rPr>
        <w:t>前端应用开发</w:t>
      </w:r>
      <w:r>
        <w:t>：负责基于</w:t>
      </w:r>
      <w:r>
        <w:t>Android</w:t>
      </w:r>
      <w:r>
        <w:t>平台的</w:t>
      </w:r>
      <w:r>
        <w:t>UI/UX</w:t>
      </w:r>
      <w:r>
        <w:t>设计与实现，构建流畅的课堂记录交互逻辑与知识图谱的可视化展示界面。</w:t>
      </w:r>
    </w:p>
    <w:p w14:paraId="2DD00A2D" w14:textId="77777777" w:rsidR="000328F8" w:rsidRDefault="00000000">
      <w:pPr>
        <w:pStyle w:val="a1"/>
        <w:ind w:firstLine="482"/>
      </w:pPr>
      <w:r>
        <w:rPr>
          <w:rFonts w:hint="eastAsia"/>
          <w:b/>
          <w:bCs/>
        </w:rPr>
        <w:t>（</w:t>
      </w:r>
      <w:r>
        <w:rPr>
          <w:rFonts w:hint="eastAsia"/>
          <w:b/>
          <w:bCs/>
        </w:rPr>
        <w:t>3</w:t>
      </w:r>
      <w:r>
        <w:rPr>
          <w:rFonts w:hint="eastAsia"/>
          <w:b/>
          <w:bCs/>
        </w:rPr>
        <w:t>）</w:t>
      </w:r>
      <w:r>
        <w:rPr>
          <w:b/>
          <w:bCs/>
        </w:rPr>
        <w:t>性能调度优化</w:t>
      </w:r>
      <w:r>
        <w:t>：针对端侧有限的资源，负责内存管理与功耗优化，确保数据在本地预处理阶段的实时性与稳定性。</w:t>
      </w:r>
    </w:p>
    <w:p w14:paraId="21231A45" w14:textId="77777777" w:rsidR="000328F8" w:rsidRDefault="00000000">
      <w:pPr>
        <w:pStyle w:val="a1"/>
        <w:ind w:firstLineChars="0" w:firstLine="0"/>
        <w:rPr>
          <w:b/>
          <w:bCs/>
        </w:rPr>
      </w:pPr>
      <w:r>
        <w:rPr>
          <w:b/>
          <w:bCs/>
        </w:rPr>
        <w:t>成员</w:t>
      </w:r>
      <w:r>
        <w:rPr>
          <w:b/>
          <w:bCs/>
        </w:rPr>
        <w:t>B</w:t>
      </w:r>
      <w:r>
        <w:rPr>
          <w:b/>
          <w:bCs/>
        </w:rPr>
        <w:t>：云端算法与数据架构负责人</w:t>
      </w:r>
    </w:p>
    <w:p w14:paraId="5AB38C33" w14:textId="77777777" w:rsidR="000328F8" w:rsidRDefault="00000000">
      <w:pPr>
        <w:pStyle w:val="a1"/>
        <w:ind w:firstLine="480"/>
      </w:pPr>
      <w:r>
        <w:t>主要负责项目逻辑中枢的构建与深度智能分析的实现。</w:t>
      </w:r>
    </w:p>
    <w:p w14:paraId="35167724" w14:textId="77777777" w:rsidR="000328F8" w:rsidRDefault="00000000">
      <w:pPr>
        <w:pStyle w:val="a1"/>
        <w:ind w:firstLine="482"/>
      </w:pPr>
      <w:r>
        <w:rPr>
          <w:rFonts w:hint="eastAsia"/>
          <w:b/>
          <w:bCs/>
        </w:rPr>
        <w:t>（</w:t>
      </w:r>
      <w:r>
        <w:rPr>
          <w:rFonts w:hint="eastAsia"/>
          <w:b/>
          <w:bCs/>
        </w:rPr>
        <w:t>1</w:t>
      </w:r>
      <w:r>
        <w:rPr>
          <w:rFonts w:hint="eastAsia"/>
          <w:b/>
          <w:bCs/>
        </w:rPr>
        <w:t>）</w:t>
      </w:r>
      <w:r>
        <w:rPr>
          <w:b/>
          <w:bCs/>
        </w:rPr>
        <w:t>大模型策略实现</w:t>
      </w:r>
      <w:r>
        <w:t>：负责云端开源大模型（如</w:t>
      </w:r>
      <w:r>
        <w:t>Qwen/LLaMA</w:t>
      </w:r>
      <w:r>
        <w:t>）的部署、</w:t>
      </w:r>
      <w:r>
        <w:t>Prompt</w:t>
      </w:r>
      <w:r>
        <w:t>工程优化以及针对教育场景的参数高效微调（</w:t>
      </w:r>
      <w:r>
        <w:t>LoRA</w:t>
      </w:r>
      <w:r>
        <w:t>），确保知识抽取的准确性。</w:t>
      </w:r>
    </w:p>
    <w:p w14:paraId="39E56829" w14:textId="77777777" w:rsidR="000328F8" w:rsidRDefault="00000000">
      <w:pPr>
        <w:pStyle w:val="a1"/>
        <w:ind w:firstLine="482"/>
      </w:pPr>
      <w:r>
        <w:rPr>
          <w:rFonts w:hint="eastAsia"/>
          <w:b/>
          <w:bCs/>
        </w:rPr>
        <w:t>（</w:t>
      </w:r>
      <w:r>
        <w:rPr>
          <w:rFonts w:hint="eastAsia"/>
          <w:b/>
          <w:bCs/>
        </w:rPr>
        <w:t>2</w:t>
      </w:r>
      <w:r>
        <w:rPr>
          <w:rFonts w:hint="eastAsia"/>
          <w:b/>
          <w:bCs/>
        </w:rPr>
        <w:t>）</w:t>
      </w:r>
      <w:r>
        <w:rPr>
          <w:b/>
          <w:bCs/>
        </w:rPr>
        <w:t>知识图谱与存储</w:t>
      </w:r>
      <w:r>
        <w:t>：负责</w:t>
      </w:r>
      <w:r>
        <w:t>Neo4j</w:t>
      </w:r>
      <w:r>
        <w:t>图数据库的建模与逻辑架构设计，编写基于</w:t>
      </w:r>
      <w:r>
        <w:t>RAG</w:t>
      </w:r>
      <w:r>
        <w:t>（检索增强生成）的知识对齐算法，实现多模态数据的结构化关联。</w:t>
      </w:r>
    </w:p>
    <w:p w14:paraId="69E2E81A" w14:textId="77777777" w:rsidR="000328F8" w:rsidRDefault="00000000">
      <w:pPr>
        <w:pStyle w:val="a1"/>
        <w:ind w:firstLine="482"/>
      </w:pPr>
      <w:r>
        <w:rPr>
          <w:rFonts w:hint="eastAsia"/>
          <w:b/>
          <w:bCs/>
        </w:rPr>
        <w:t>（</w:t>
      </w:r>
      <w:r>
        <w:rPr>
          <w:rFonts w:hint="eastAsia"/>
          <w:b/>
          <w:bCs/>
        </w:rPr>
        <w:t>3</w:t>
      </w:r>
      <w:r>
        <w:rPr>
          <w:rFonts w:hint="eastAsia"/>
          <w:b/>
          <w:bCs/>
        </w:rPr>
        <w:t>）</w:t>
      </w:r>
      <w:r>
        <w:rPr>
          <w:b/>
          <w:bCs/>
        </w:rPr>
        <w:t>后端服务架构</w:t>
      </w:r>
      <w:r>
        <w:t>：负责云端</w:t>
      </w:r>
      <w:r>
        <w:t>API</w:t>
      </w:r>
      <w:r>
        <w:t>的开发与分布式算力资源的调度，保障端云数据传输的安全、高效以及云端逻辑的高并发处理能力。</w:t>
      </w:r>
    </w:p>
    <w:p w14:paraId="10A6D25D" w14:textId="77777777" w:rsidR="000328F8" w:rsidRDefault="00000000">
      <w:pPr>
        <w:pStyle w:val="3"/>
      </w:pPr>
      <w:bookmarkStart w:id="299" w:name="_Toc27257"/>
      <w:r>
        <w:rPr>
          <w:rFonts w:hint="eastAsia"/>
        </w:rPr>
        <w:t>时间资源保障与风险对策</w:t>
      </w:r>
      <w:bookmarkEnd w:id="299"/>
    </w:p>
    <w:p w14:paraId="70DBFB90" w14:textId="77777777" w:rsidR="000328F8" w:rsidRDefault="00000000">
      <w:pPr>
        <w:pStyle w:val="a1"/>
        <w:ind w:firstLine="480"/>
      </w:pPr>
      <w:r>
        <w:t>针对本项目开发周期短（约</w:t>
      </w:r>
      <w:r>
        <w:t>9</w:t>
      </w:r>
      <w:r>
        <w:t>周）、技术链路长、端云协同复杂度高的特点，团队在整体推进上采用</w:t>
      </w:r>
      <w:r>
        <w:rPr>
          <w:rFonts w:hint="eastAsia"/>
        </w:rPr>
        <w:t>“</w:t>
      </w:r>
      <w:r>
        <w:rPr>
          <w:b/>
          <w:bCs/>
        </w:rPr>
        <w:t>核心功能优先、工程并行开发</w:t>
      </w:r>
      <w:r>
        <w:rPr>
          <w:rFonts w:hint="eastAsia"/>
        </w:rPr>
        <w:t>”</w:t>
      </w:r>
      <w:r>
        <w:t>的时间保障策略，以确保在有限周期内实现高完成度与可展示性。项目整体采用敏捷开发模式，建立以</w:t>
      </w:r>
      <w:r>
        <w:rPr>
          <w:rFonts w:hint="eastAsia"/>
        </w:rPr>
        <w:t>“</w:t>
      </w:r>
      <w:r>
        <w:t>一周一交付</w:t>
      </w:r>
      <w:r>
        <w:rPr>
          <w:rFonts w:hint="eastAsia"/>
        </w:rPr>
        <w:t>”</w:t>
      </w:r>
      <w:r>
        <w:t>为核心的周迭代机制，每周固定进行端云联合测试与功能回归。</w:t>
      </w:r>
      <w:r>
        <w:lastRenderedPageBreak/>
        <w:t>在前四周重点聚焦端侧数据采集、云端基础处理链路与端云通信流程的打通，优先保障从</w:t>
      </w:r>
      <w:r>
        <w:rPr>
          <w:rFonts w:hint="eastAsia"/>
        </w:rPr>
        <w:t>“</w:t>
      </w:r>
      <w:r>
        <w:t>感知</w:t>
      </w:r>
      <w:r>
        <w:t>—</w:t>
      </w:r>
      <w:r>
        <w:t>上传</w:t>
      </w:r>
      <w:r>
        <w:t>—</w:t>
      </w:r>
      <w:r>
        <w:t>分析</w:t>
      </w:r>
      <w:r>
        <w:t>—</w:t>
      </w:r>
      <w:r>
        <w:t>返回</w:t>
      </w:r>
      <w:r>
        <w:rPr>
          <w:rFonts w:hint="eastAsia"/>
        </w:rPr>
        <w:t>”</w:t>
      </w:r>
      <w:r>
        <w:t>的完整技术闭环能够稳定运行，在</w:t>
      </w:r>
      <w:r>
        <w:t>12</w:t>
      </w:r>
      <w:r>
        <w:t>月底前形成一个</w:t>
      </w:r>
      <w:r>
        <w:rPr>
          <w:rFonts w:hint="eastAsia"/>
        </w:rPr>
        <w:t>“</w:t>
      </w:r>
      <w:r>
        <w:t>可运行但不追求完美</w:t>
      </w:r>
      <w:r>
        <w:rPr>
          <w:rFonts w:hint="eastAsia"/>
        </w:rPr>
        <w:t>”</w:t>
      </w:r>
      <w:r>
        <w:t>的最小可行产品（</w:t>
      </w:r>
      <w:r>
        <w:t>MVP</w:t>
      </w:r>
      <w:r>
        <w:t>），为后续功能深化和算法优化奠定基础。</w:t>
      </w:r>
    </w:p>
    <w:p w14:paraId="424EBFFE" w14:textId="77777777" w:rsidR="000328F8" w:rsidRDefault="00000000">
      <w:pPr>
        <w:pStyle w:val="a1"/>
        <w:ind w:firstLine="480"/>
      </w:pPr>
      <w:r>
        <w:t>在</w:t>
      </w:r>
      <w:r>
        <w:rPr>
          <w:b/>
          <w:bCs/>
        </w:rPr>
        <w:t>工程组织层面</w:t>
      </w:r>
      <w:r>
        <w:t>，项目采用模块化并行开发策略，通过前期统一定义的接口协议与</w:t>
      </w:r>
      <w:r>
        <w:t>API Schema</w:t>
      </w:r>
      <w:r>
        <w:t>，将端侧与云端开发进行有效解耦。成员</w:t>
      </w:r>
      <w:r>
        <w:t>A</w:t>
      </w:r>
      <w:r>
        <w:t>负责端侧采集、交互与</w:t>
      </w:r>
      <w:r>
        <w:t>UI</w:t>
      </w:r>
      <w:r>
        <w:t>逻辑实现，成员</w:t>
      </w:r>
      <w:r>
        <w:t>B</w:t>
      </w:r>
      <w:r>
        <w:t>负责云端模型推理、知识抽取与图谱构建，两端可在不互相依赖的情况下同步推进。端侧在早期阶段使用模拟数据进行功能与交互验证，云端则并行开展模型微调与图数据库结构设计，从而最大限度压缩整体研发周期。同时，团队将</w:t>
      </w:r>
      <w:r>
        <w:rPr>
          <w:rFonts w:hint="eastAsia"/>
        </w:rPr>
        <w:t>“</w:t>
      </w:r>
      <w:r>
        <w:t>多模态语义对齐</w:t>
      </w:r>
      <w:r>
        <w:rPr>
          <w:rFonts w:hint="eastAsia"/>
        </w:rPr>
        <w:t>”</w:t>
      </w:r>
      <w:r>
        <w:t>和</w:t>
      </w:r>
      <w:r>
        <w:rPr>
          <w:rFonts w:hint="eastAsia"/>
        </w:rPr>
        <w:t>“</w:t>
      </w:r>
      <w:r>
        <w:t>图数据库逻辑建模</w:t>
      </w:r>
      <w:r>
        <w:rPr>
          <w:rFonts w:hint="eastAsia"/>
        </w:rPr>
        <w:t>”</w:t>
      </w:r>
      <w:r>
        <w:t>等复杂且风险较高的核心技术节点前置至</w:t>
      </w:r>
      <w:r>
        <w:t>12</w:t>
      </w:r>
      <w:r>
        <w:t>月中旬启动，为后续算法调参与系统稳定性优化预留充足的缓冲空间，避免关键技术瓶颈在后期集中爆发而影响整体进度。</w:t>
      </w:r>
    </w:p>
    <w:p w14:paraId="622856B4" w14:textId="77777777" w:rsidR="000328F8" w:rsidRDefault="00000000">
      <w:pPr>
        <w:pStyle w:val="a1"/>
        <w:ind w:firstLine="480"/>
      </w:pPr>
      <w:r>
        <w:t>针对开发过程中可能出现的</w:t>
      </w:r>
      <w:r>
        <w:rPr>
          <w:b/>
          <w:bCs/>
        </w:rPr>
        <w:t>不确定性</w:t>
      </w:r>
      <w:r>
        <w:t>，团队在项目早期即制定了明确的风险识别与应对预案。在技术实现层面，考虑到云端大模型推理可能带来的延迟风险，系统设计中预留了服务平滑降级方案，引入轻量化模型处理基础任务，并在演示流程中采用异步生成机制，先返回摘要与结构化结果，再逐步生成深度知识图谱，以保证整体体验流畅。在工程进度方面，通过严格的</w:t>
      </w:r>
      <w:r>
        <w:t>Git</w:t>
      </w:r>
      <w:r>
        <w:t>版本管理和分支策略降低端云接口联调冲突风险，若在</w:t>
      </w:r>
      <w:r>
        <w:t>ColorOS SDK</w:t>
      </w:r>
      <w:r>
        <w:t>或特定平台接口适配上遇到障碍，可迅速切换至系统标准通用接口，优先保障核心采集与交互功能的稳定运行。在数据与算力环境层面，团队准备了多套异构算力备选方案，同时在本地</w:t>
      </w:r>
      <w:r>
        <w:t>PC</w:t>
      </w:r>
      <w:r>
        <w:t>端部署轻量化开发与验证环境（如</w:t>
      </w:r>
      <w:r>
        <w:t>4bit</w:t>
      </w:r>
      <w:r>
        <w:t>量化模型），避免模型微调和功能验证完全依赖单一服务器资源。</w:t>
      </w:r>
    </w:p>
    <w:p w14:paraId="2C986819" w14:textId="77777777" w:rsidR="000328F8" w:rsidRDefault="00000000">
      <w:pPr>
        <w:pStyle w:val="a1"/>
        <w:ind w:firstLine="480"/>
      </w:pPr>
      <w:r>
        <w:t>在</w:t>
      </w:r>
      <w:r>
        <w:rPr>
          <w:b/>
          <w:bCs/>
        </w:rPr>
        <w:t>交付质量保障方面</w:t>
      </w:r>
      <w:r>
        <w:t>，项目将在初赛截止前两周进入</w:t>
      </w:r>
      <w:r>
        <w:rPr>
          <w:rFonts w:hint="eastAsia"/>
        </w:rPr>
        <w:t>“</w:t>
      </w:r>
      <w:r>
        <w:t>演示驱动开发</w:t>
      </w:r>
      <w:r>
        <w:rPr>
          <w:rFonts w:hint="eastAsia"/>
        </w:rPr>
        <w:t>”</w:t>
      </w:r>
      <w:r>
        <w:t>阶段，整体目标从功能堆叠转向展示稳定性与系统完整性。若部分进阶算法或复杂逻辑推导未能在精度上达到理想状态，团队将采取</w:t>
      </w:r>
      <w:r>
        <w:rPr>
          <w:rFonts w:hint="eastAsia"/>
        </w:rPr>
        <w:t>“</w:t>
      </w:r>
      <w:r>
        <w:t>保链路、保视觉、保交互</w:t>
      </w:r>
      <w:r>
        <w:rPr>
          <w:rFonts w:hint="eastAsia"/>
        </w:rPr>
        <w:t>”</w:t>
      </w:r>
      <w:r>
        <w:t>的优先策略，确保演示视频能够清晰、连贯地呈现</w:t>
      </w:r>
      <w:r>
        <w:rPr>
          <w:rFonts w:hint="eastAsia"/>
        </w:rPr>
        <w:t>“</w:t>
      </w:r>
      <w:r>
        <w:t>端侧感知</w:t>
      </w:r>
      <w:r>
        <w:t>—</w:t>
      </w:r>
      <w:r>
        <w:t>云端分析</w:t>
      </w:r>
      <w:r>
        <w:t>—</w:t>
      </w:r>
      <w:r>
        <w:t>知识映射</w:t>
      </w:r>
      <w:r>
        <w:t>—</w:t>
      </w:r>
      <w:r>
        <w:t>结果反馈</w:t>
      </w:r>
      <w:r>
        <w:rPr>
          <w:rFonts w:hint="eastAsia"/>
        </w:rPr>
        <w:t>”</w:t>
      </w:r>
      <w:r>
        <w:t>的完整闭环逻辑，从而在初赛评审中最大程度体现项目的工程完成度、系统复杂度与技术可信度，获得具有确定性的技术评价优势。</w:t>
      </w:r>
    </w:p>
    <w:p w14:paraId="7B1599D7" w14:textId="77777777" w:rsidR="000328F8" w:rsidRDefault="00000000">
      <w:pPr>
        <w:widowControl/>
        <w:spacing w:line="300" w:lineRule="auto"/>
        <w:jc w:val="left"/>
        <w:rPr>
          <w:sz w:val="24"/>
        </w:rPr>
      </w:pPr>
      <w:r>
        <w:br w:type="page"/>
      </w:r>
    </w:p>
    <w:p w14:paraId="378F34A5" w14:textId="77777777" w:rsidR="000328F8" w:rsidRDefault="00000000">
      <w:pPr>
        <w:pStyle w:val="1"/>
      </w:pPr>
      <w:bookmarkStart w:id="300" w:name="_Toc28701"/>
      <w:commentRangeStart w:id="301"/>
      <w:r>
        <w:rPr>
          <w:rFonts w:hint="eastAsia"/>
        </w:rPr>
        <w:lastRenderedPageBreak/>
        <w:t>总结</w:t>
      </w:r>
      <w:commentRangeStart w:id="302"/>
      <w:r>
        <w:rPr>
          <w:rFonts w:hint="eastAsia"/>
        </w:rPr>
        <w:t>与展望</w:t>
      </w:r>
      <w:commentRangeEnd w:id="302"/>
      <w:r>
        <w:commentReference w:id="302"/>
      </w:r>
      <w:commentRangeEnd w:id="301"/>
      <w:r>
        <w:rPr>
          <w:rStyle w:val="aff4"/>
          <w:rFonts w:asciiTheme="minorHAnsi" w:eastAsiaTheme="minorEastAsia" w:hAnsiTheme="minorHAnsi"/>
          <w:b w:val="0"/>
          <w:bCs w:val="0"/>
          <w:kern w:val="2"/>
        </w:rPr>
        <w:commentReference w:id="301"/>
      </w:r>
      <w:bookmarkEnd w:id="300"/>
    </w:p>
    <w:p w14:paraId="3E9E2A22" w14:textId="77777777" w:rsidR="000328F8" w:rsidRDefault="00000000">
      <w:pPr>
        <w:pStyle w:val="2"/>
      </w:pPr>
      <w:bookmarkStart w:id="303" w:name="_Toc18474"/>
      <w:r>
        <w:rPr>
          <w:rFonts w:hint="eastAsia"/>
        </w:rPr>
        <w:t>项目价值与核心可行性回顾</w:t>
      </w:r>
      <w:bookmarkEnd w:id="303"/>
    </w:p>
    <w:p w14:paraId="155E4C27" w14:textId="77777777" w:rsidR="000328F8" w:rsidRDefault="00000000">
      <w:pPr>
        <w:spacing w:line="300" w:lineRule="auto"/>
        <w:ind w:firstLineChars="200" w:firstLine="480"/>
        <w:jc w:val="left"/>
        <w:rPr>
          <w:sz w:val="24"/>
        </w:rPr>
      </w:pPr>
      <w:r>
        <w:rPr>
          <w:rFonts w:hint="eastAsia"/>
          <w:sz w:val="24"/>
        </w:rPr>
        <w:t>本</w:t>
      </w:r>
      <w:r>
        <w:rPr>
          <w:sz w:val="24"/>
        </w:rPr>
        <w:t>项目</w:t>
      </w:r>
      <w:r>
        <w:rPr>
          <w:sz w:val="24"/>
        </w:rPr>
        <w:t>“</w:t>
      </w:r>
      <w:r>
        <w:rPr>
          <w:rFonts w:hint="eastAsia"/>
          <w:sz w:val="24"/>
        </w:rPr>
        <w:t>基于多模态的</w:t>
      </w:r>
      <w:r>
        <w:rPr>
          <w:rFonts w:hint="eastAsia"/>
          <w:sz w:val="24"/>
        </w:rPr>
        <w:t>AI</w:t>
      </w:r>
      <w:r>
        <w:rPr>
          <w:rFonts w:hint="eastAsia"/>
          <w:sz w:val="24"/>
        </w:rPr>
        <w:t>备考与复习智能助手</w:t>
      </w:r>
      <w:commentRangeStart w:id="304"/>
      <w:commentRangeEnd w:id="304"/>
      <w:r>
        <w:rPr>
          <w:sz w:val="24"/>
        </w:rPr>
        <w:commentReference w:id="304"/>
      </w:r>
      <w:r>
        <w:rPr>
          <w:sz w:val="24"/>
        </w:rPr>
        <w:t>”</w:t>
      </w:r>
      <w:r>
        <w:rPr>
          <w:sz w:val="24"/>
        </w:rPr>
        <w:t>聚焦于解决传统学习工具在知识组织、复习策略和个性化指导方面的不足，旨在通过端云协同架构实现多模态学习碎片的高效采集、智能化处理与闭环复习执行。项目的核心价值首先体现在对学习效率和知识掌握深度的显著提升上。通过对课堂板书、</w:t>
      </w:r>
      <w:r>
        <w:rPr>
          <w:sz w:val="24"/>
        </w:rPr>
        <w:t>PPT</w:t>
      </w:r>
      <w:r>
        <w:rPr>
          <w:sz w:val="24"/>
        </w:rPr>
        <w:t>、教材、音频以及手写笔迹等多种学习素材的无缝整合，系统能够将零散信息结构化为动态知识图谱，并提供沉浸式回溯、短板检测和个性化复习任务，真正实现</w:t>
      </w:r>
      <w:r>
        <w:rPr>
          <w:sz w:val="24"/>
        </w:rPr>
        <w:t>“</w:t>
      </w:r>
      <w:r>
        <w:rPr>
          <w:sz w:val="24"/>
        </w:rPr>
        <w:t>做题</w:t>
      </w:r>
      <w:r>
        <w:rPr>
          <w:sz w:val="24"/>
        </w:rPr>
        <w:t>—</w:t>
      </w:r>
      <w:r>
        <w:rPr>
          <w:sz w:val="24"/>
        </w:rPr>
        <w:t>回溯</w:t>
      </w:r>
      <w:r>
        <w:rPr>
          <w:sz w:val="24"/>
        </w:rPr>
        <w:t>—</w:t>
      </w:r>
      <w:r>
        <w:rPr>
          <w:sz w:val="24"/>
        </w:rPr>
        <w:t>再做</w:t>
      </w:r>
      <w:r>
        <w:rPr>
          <w:sz w:val="24"/>
        </w:rPr>
        <w:t>”</w:t>
      </w:r>
      <w:r>
        <w:rPr>
          <w:sz w:val="24"/>
        </w:rPr>
        <w:t>的闭环式学习体验。相较于传统笔记和复习工具，本系统不仅提供内容的完整性和可追溯性，更通过智能算法帮助用户发现隐性知识盲区、优化复习路径，从而显著提高学习效率和应试能力。</w:t>
      </w:r>
    </w:p>
    <w:p w14:paraId="5D9C2FA9" w14:textId="77777777" w:rsidR="000328F8" w:rsidRDefault="00000000">
      <w:pPr>
        <w:pStyle w:val="a1"/>
        <w:ind w:firstLine="480"/>
      </w:pPr>
      <w:r>
        <w:t>从技术可行性角度来看，项目依托</w:t>
      </w:r>
      <w:r>
        <w:rPr>
          <w:b/>
          <w:bCs/>
        </w:rPr>
        <w:t>端云协同架构</w:t>
      </w:r>
      <w:r>
        <w:t>实现功能落地。端侧以</w:t>
      </w:r>
      <w:r>
        <w:t>Android</w:t>
      </w:r>
      <w:r>
        <w:t>移动应用为载体，完成多模态素材的高效采集和轻量化预处理，包括</w:t>
      </w:r>
      <w:r>
        <w:t>OCR</w:t>
      </w:r>
      <w:r>
        <w:t>文字提取、音频分段与噪声过滤、手写笔迹轨迹解析以及隐私脱敏处理。这种端侧处理既保证了用户交互的流畅性，又降低了上传数据体量，为后续云端深度分析提供高质量结构化输入。传输层在端云之间提供稳定、安全的数据通道，通过</w:t>
      </w:r>
      <w:r>
        <w:t>HTTPS</w:t>
      </w:r>
      <w:r>
        <w:t>和</w:t>
      </w:r>
      <w:r>
        <w:t>WebSocket</w:t>
      </w:r>
      <w:r>
        <w:rPr>
          <w:rFonts w:hint="eastAsia"/>
        </w:rPr>
        <w:t>等</w:t>
      </w:r>
      <w:r>
        <w:t>实现不同场景下的可靠上传和低延迟同步，同时支持异常重传和断点续传，保证多模态学习数据的完整性和连续性。云端作为系统智能核心，集中部署多模态处理服务、知识引擎和数据存储模块，实现语义理解、知识抽取、图谱构建、短板检测、复习策略生成、智能组卷及外部资源检索等复杂功能。通过图数据库、向量数据库及对象存储的协同设计，云端可高效管理大规模知识结构和多媒体素材，并支持个性化、增量式更新，实现动态知识图谱的闭环应用。</w:t>
      </w:r>
    </w:p>
    <w:p w14:paraId="4BDD48C6" w14:textId="77777777" w:rsidR="000328F8" w:rsidRDefault="00000000">
      <w:pPr>
        <w:pStyle w:val="a1"/>
        <w:ind w:firstLine="480"/>
      </w:pPr>
      <w:r>
        <w:t>此外，项目在功能设计上充分考虑了用户体验和教育场景的实际需求。端侧和云端的协同实现了低延迟交互、沉浸式回溯和实时复习反馈，使用户能够随时对知识点进行复盘和巩固；智能复习规划结合考试目标、知识难度和用户掌握情况，生成每日任务清单与多轮复习策略，实现科学化、系统化的备考路径；外部资源检索与众源增强确保复习材料覆盖全面、权威可靠。整个系统设计不仅具备高度的技术可行性，也符合教育数据处理的安全与隐私要求。</w:t>
      </w:r>
    </w:p>
    <w:p w14:paraId="3AEE984F" w14:textId="77777777" w:rsidR="000328F8" w:rsidRDefault="00000000">
      <w:pPr>
        <w:pStyle w:val="a1"/>
        <w:ind w:firstLine="480"/>
      </w:pPr>
      <w:r>
        <w:t>在资源可行性方面，本项目在整体架构层面</w:t>
      </w:r>
      <w:r>
        <w:rPr>
          <w:rFonts w:hint="eastAsia"/>
        </w:rPr>
        <w:t>与</w:t>
      </w:r>
      <w:r>
        <w:t>具体资源获取与工程实施层面同样具有较强</w:t>
      </w:r>
      <w:r>
        <w:rPr>
          <w:rFonts w:hint="eastAsia"/>
        </w:rPr>
        <w:t>可行性</w:t>
      </w:r>
      <w:r>
        <w:t>。系统通过将计算复杂度与资源消耗高度集中的任务统一部署于云端，有效规避了对端侧算力、存储空间和功耗能力的过度依赖，使项目能够直接运行于现有主流智能手机与平板设备之上。这一设计使得系统在硬件资源</w:t>
      </w:r>
      <w:r>
        <w:lastRenderedPageBreak/>
        <w:t>层面不存在明显的准入门槛，无需额外配置专用终端或外设，既降低了用户使用成本，也显著提升了方案在大规模推广场景下的可复制性与普适性。</w:t>
      </w:r>
    </w:p>
    <w:p w14:paraId="6E55DF2C" w14:textId="77777777" w:rsidR="000328F8" w:rsidRDefault="00000000">
      <w:pPr>
        <w:pStyle w:val="a1"/>
        <w:ind w:firstLine="480"/>
      </w:pPr>
      <w:r>
        <w:rPr>
          <w:rFonts w:hint="eastAsia"/>
        </w:rPr>
        <w:t>对于</w:t>
      </w:r>
      <w:r>
        <w:t>算力与基础设施资源，云端系统可基于成熟的公有云或高校云平台进行部署，充分利用现有的计算实例、对象存储与模型推理服务，实现资源的弹性调度与按需扩展。在项目早期阶段，可通过小规模算力配置支撑核心功能验证与用户试用，控制初期运维成本；随着用户规模增长与业务负载提升，系统能够平滑扩展计算与存储资源，避免一次性高投入带来的风险。这种渐进式资源投入模式，使项目在不同发展阶段均具备良好的经济可行性。</w:t>
      </w:r>
    </w:p>
    <w:p w14:paraId="6F5F836F" w14:textId="77777777" w:rsidR="000328F8" w:rsidRDefault="00000000">
      <w:pPr>
        <w:pStyle w:val="a1"/>
        <w:ind w:firstLine="480"/>
      </w:pPr>
      <w:r>
        <w:rPr>
          <w:rFonts w:hint="eastAsia"/>
        </w:rPr>
        <w:t>对于</w:t>
      </w:r>
      <w:r>
        <w:t>技术资源，项目所需的多模态感知、语音识别、图像理解、知识抽取与知识图谱构建等关键技术，均已有成熟的开源工具链和稳定的商业化服务作为支撑。通过对现有框架与模型进行定制化训练、模块化封装与工程级整合，项目团队可将研发重点集中于系统架构设计、功能协同与应用创新，而非底层算法的重复实现。这不仅有效降低了整体研发难度，也减少了技术不确定性带来的实施风险。</w:t>
      </w:r>
    </w:p>
    <w:p w14:paraId="268D9C3C" w14:textId="77777777" w:rsidR="000328F8" w:rsidRDefault="00000000">
      <w:pPr>
        <w:pStyle w:val="a1"/>
        <w:ind w:firstLine="480"/>
      </w:pPr>
      <w:r>
        <w:t>从市场可行性角度分析，本项目所面向的目标用户群体结构清晰且规模庞大，覆盖中学生、高校学生、考研与各类资格考试人群，以及具有长期自我提升需求的终身学习者。这一群体在学习过程中普遍存在学习内容来源多样、信息密度高、复习周期跨度长等特点，传统以</w:t>
      </w:r>
      <w:r>
        <w:t>“</w:t>
      </w:r>
      <w:r>
        <w:t>单次学习</w:t>
      </w:r>
      <w:r>
        <w:t>”</w:t>
      </w:r>
      <w:r>
        <w:t>或</w:t>
      </w:r>
      <w:r>
        <w:t>“</w:t>
      </w:r>
      <w:r>
        <w:t>短期训练</w:t>
      </w:r>
      <w:r>
        <w:t>”</w:t>
      </w:r>
      <w:r>
        <w:t>为导向的工具难以满足其持续复习与长期记忆管理的需求。尤其在应试型与系统性学习场景中，学习者更关注</w:t>
      </w:r>
      <w:r>
        <w:t>“</w:t>
      </w:r>
      <w:r>
        <w:t>学过的内容如何被保留下来</w:t>
      </w:r>
      <w:r>
        <w:t>”“</w:t>
      </w:r>
      <w:r>
        <w:t>复习顺序是否合理</w:t>
      </w:r>
      <w:r>
        <w:t>”“</w:t>
      </w:r>
      <w:r>
        <w:t>哪些知识点最值得反复投入时间</w:t>
      </w:r>
      <w:r>
        <w:t>”</w:t>
      </w:r>
      <w:r>
        <w:t>等问题，这为以复习执行为核心目标的系统提供了明确的市场切入点。</w:t>
      </w:r>
    </w:p>
    <w:p w14:paraId="21AF637E" w14:textId="77777777" w:rsidR="000328F8" w:rsidRDefault="00000000">
      <w:pPr>
        <w:pStyle w:val="a1"/>
        <w:ind w:firstLine="480"/>
      </w:pPr>
      <w:r>
        <w:t>从竞争环境来看，当前学习类应用市场虽然产品数量众多，但功能同质化现象较为明显。多数产品仍围绕课程观看、题库刷题或笔记记录展开，侧重内容供给或练习数量的提升，缺乏对学习过程本身的结构化建模与长期管理能力。现有笔记类工具虽能记录信息，但难以解决知识碎片化、内容孤立以及复习效率低下等问题；题库类产品则更多关注结果导向的刷题训练，而对知识理解路径和复习策略的支持相对有限。本项目以动态知识图谱为核心，将课堂内容、多模态学习痕迹与个人认知状态统一建模，使系统能够从</w:t>
      </w:r>
      <w:r>
        <w:t>“</w:t>
      </w:r>
      <w:r>
        <w:t>记录工具</w:t>
      </w:r>
      <w:r>
        <w:t>”</w:t>
      </w:r>
      <w:r>
        <w:t>升级为</w:t>
      </w:r>
      <w:r>
        <w:t>“</w:t>
      </w:r>
      <w:r>
        <w:t>复习决策与执行系统</w:t>
      </w:r>
      <w:r>
        <w:t>”</w:t>
      </w:r>
      <w:r>
        <w:t>，在功能定位上形成明显区隔。</w:t>
      </w:r>
    </w:p>
    <w:p w14:paraId="6088AD5E" w14:textId="77777777" w:rsidR="000328F8" w:rsidRDefault="00000000">
      <w:pPr>
        <w:pStyle w:val="a1"/>
        <w:ind w:firstLine="480"/>
      </w:pPr>
      <w:r>
        <w:t>进一步而言，本项目强调学习内容随时间持续演化的特性，通过知识图谱的增量更新与状态标注，帮助用户清晰感知自身掌握情况与知识结构变化。这种能力不仅适用于短期备考场景，也适合长期课程学习与跨学科知识积累，具备较强的场景延展性和用户生命周期价值。随着人工智能技术在教育领域的不断渗透，用户对个性化学习建议、智能复习路径与自动化整理能力的接受度显著提升，为</w:t>
      </w:r>
      <w:r>
        <w:lastRenderedPageBreak/>
        <w:t>该类系统的推广提供了现实土壤。</w:t>
      </w:r>
    </w:p>
    <w:p w14:paraId="766FCBC2" w14:textId="77777777" w:rsidR="000328F8" w:rsidRDefault="00000000">
      <w:pPr>
        <w:pStyle w:val="a1"/>
        <w:ind w:firstLine="480"/>
      </w:pPr>
      <w:r>
        <w:t>本项目精准切中了当前学习类产品普遍忽视的</w:t>
      </w:r>
      <w:r>
        <w:t>“</w:t>
      </w:r>
      <w:r>
        <w:t>复习执行与知识结构管理</w:t>
      </w:r>
      <w:r>
        <w:t>”</w:t>
      </w:r>
      <w:r>
        <w:t>痛点，在目标用户、应用场景与功能定位上均具备明确优势。同时，依托</w:t>
      </w:r>
      <w:r>
        <w:t>AI</w:t>
      </w:r>
      <w:r>
        <w:t>技术成熟度的持续提升和用户需求的结构性变化，项目在市场层面具备良好的可进入性与长期发展空间，具备形成稳定用户群体和持续使用价值的潜力。</w:t>
      </w:r>
    </w:p>
    <w:p w14:paraId="32F2D7A1" w14:textId="77777777" w:rsidR="000328F8" w:rsidRDefault="00000000">
      <w:pPr>
        <w:pStyle w:val="a1"/>
        <w:ind w:firstLine="480"/>
      </w:pPr>
      <w:r>
        <w:rPr>
          <w:rFonts w:hint="eastAsia"/>
        </w:rPr>
        <w:t>综上所述</w:t>
      </w:r>
      <w:r>
        <w:t>，本项目围绕</w:t>
      </w:r>
      <w:r>
        <w:t>“</w:t>
      </w:r>
      <w:r>
        <w:t>以复习执行为核心的智能学习系统</w:t>
      </w:r>
      <w:r>
        <w:t>”</w:t>
      </w:r>
      <w:r>
        <w:t>这一明确定位，构建了一套从多模态学习碎片采集、结构化处理到动态知识建模与策略化复习执行的完整技术与应用体系。在系统架构上，项目采用端云协同设计，将轻量化采集与预处理下沉至个人终端，将多模态理解、知识融合与智能推理等高复杂度任务集中于云端，在兼顾用户体验、隐私安全与系统性能的同时，确保了工程实现的现实可行性。在资源与技术可行性方面，项目依托成熟的云计算基础设施与现有多模态、知识图谱及大模型技术体系，具备清晰可控的实施路径与可扩展空间；在市场层面，其面向需求明确、规模稳定的学习人群，凭借差异化的功能定位与顺应</w:t>
      </w:r>
      <w:r>
        <w:t>AI</w:t>
      </w:r>
      <w:r>
        <w:t>教育发展趋势的产品形态，具备良好的推广前景与长期应用价值。整体而言，本项目在技术设计、工程可落地性与市场适配性之间形成了良好平衡，具备较高的综合可行性与应用潜力。</w:t>
      </w:r>
    </w:p>
    <w:p w14:paraId="028D4D6D" w14:textId="77777777" w:rsidR="000328F8" w:rsidRDefault="00000000">
      <w:pPr>
        <w:pStyle w:val="2"/>
      </w:pPr>
      <w:bookmarkStart w:id="305" w:name="_Toc3845"/>
      <w:commentRangeStart w:id="306"/>
      <w:r>
        <w:rPr>
          <w:rFonts w:hint="eastAsia"/>
        </w:rPr>
        <w:t>项目阶段性完成度总结</w:t>
      </w:r>
      <w:commentRangeEnd w:id="306"/>
      <w:r>
        <w:commentReference w:id="306"/>
      </w:r>
      <w:bookmarkEnd w:id="305"/>
    </w:p>
    <w:p w14:paraId="223444C9" w14:textId="77777777" w:rsidR="000328F8" w:rsidRDefault="00000000">
      <w:pPr>
        <w:pStyle w:val="a1"/>
        <w:ind w:firstLine="480"/>
      </w:pPr>
      <w:r>
        <w:t>在当前节点，本项目已完成核心设计与关键能力验证阶段的主要工作，整体处于</w:t>
      </w:r>
      <w:r>
        <w:t>“</w:t>
      </w:r>
      <w:r>
        <w:t>体系成型、功能可证、路径清晰</w:t>
      </w:r>
      <w:r>
        <w:t>”</w:t>
      </w:r>
      <w:r>
        <w:t>的阶段性完成状态。从项目整体推进情况来看，系统的总体技术路线与产品形态已经明确，端云协同架构、核心功能模块划分及其相互关系均已完成系统化设计，并形成了较为完整的方案框架，为后续深化开发与性能优化奠定了坚实基础。</w:t>
      </w:r>
    </w:p>
    <w:p w14:paraId="55DA2E69" w14:textId="77777777" w:rsidR="000328F8" w:rsidRDefault="00000000">
      <w:pPr>
        <w:pStyle w:val="a1"/>
        <w:ind w:firstLine="480"/>
      </w:pPr>
      <w:r>
        <w:t>在系统架构层面，项目已完成端侧、传输层与云端三层体系的完整设计与逻辑闭环梳理，明确了各层在多模态采集、数据交互与知识处理中的职责边界。端侧在多模态学习碎片采集与轻量级预处理方面的功能逻辑已经明确，能够支撑课堂音频、图像与文本等核心数据来源；传输层的数据安全与稳定交互机制已完成方案设计；云端在多模态理解、动态知识图谱构建与智能推理等关键模块上，已完成整体流程与关键技术路线的论证。</w:t>
      </w:r>
    </w:p>
    <w:p w14:paraId="461540A3" w14:textId="77777777" w:rsidR="000328F8" w:rsidRDefault="00000000">
      <w:pPr>
        <w:pStyle w:val="a1"/>
        <w:ind w:firstLine="480"/>
      </w:pPr>
      <w:r>
        <w:t>在功能完成度方面，项目已完成核心应用场景与功能链路的设计与验证，包括多模态学习数据的统一建模思路、知识单元抽取与图谱增量更新机制、基于知识图谱的复习回溯逻辑以及复习策略生成与闭环评测的整体流程。相关功能虽尚处于原型与概念验证阶段，但关键功能之间的逻辑依赖关系清晰，技术实现路径可控，具备在后续阶段快速落地与迭代的条件。</w:t>
      </w:r>
    </w:p>
    <w:p w14:paraId="10FF1E60" w14:textId="77777777" w:rsidR="000328F8" w:rsidRDefault="00000000">
      <w:pPr>
        <w:pStyle w:val="a1"/>
        <w:ind w:firstLine="480"/>
      </w:pPr>
      <w:r>
        <w:t>在技术可行性与风险控制方面，项目已对关键技术点进行了系统性分析，明</w:t>
      </w:r>
      <w:r>
        <w:lastRenderedPageBreak/>
        <w:t>确采用成熟的云计算平台、现有多模态处理框架与大模型能力进行集成式开发，避免高风险的底层算法重复实现。同时，项目已对端侧算力限制、网络不稳定场景与数据隐私问题进行了针对性的架构设计，为后续实装阶段的稳定运行提供了保障。</w:t>
      </w:r>
    </w:p>
    <w:p w14:paraId="6E356509" w14:textId="77777777" w:rsidR="000328F8" w:rsidRDefault="00000000">
      <w:pPr>
        <w:pStyle w:val="a1"/>
        <w:ind w:firstLine="480"/>
      </w:pPr>
      <w:r>
        <w:t>总体而言，在</w:t>
      </w:r>
      <w:r>
        <w:rPr>
          <w:rFonts w:hint="eastAsia"/>
        </w:rPr>
        <w:t>目前</w:t>
      </w:r>
      <w:r>
        <w:t>阶段，本项目已完成从创意提出到可执行系统方案的关键跨越，形成了结构完整、逻辑自洽、技术路径清晰的阶段性成果。后续工作将重点聚焦于核心功能原型实现、算法效果优化与用户体验验证，在现有设计基础上逐步提升系统的工程成熟度与应用价值。</w:t>
      </w:r>
    </w:p>
    <w:p w14:paraId="4BE215AD" w14:textId="77777777" w:rsidR="000328F8" w:rsidRDefault="00000000">
      <w:pPr>
        <w:pStyle w:val="2"/>
      </w:pPr>
      <w:bookmarkStart w:id="307" w:name="_Toc28573"/>
      <w:r>
        <w:rPr>
          <w:rFonts w:hint="eastAsia"/>
        </w:rPr>
        <w:t>后续改进与项目扩展方向</w:t>
      </w:r>
      <w:bookmarkEnd w:id="307"/>
    </w:p>
    <w:p w14:paraId="28F8595E" w14:textId="77777777" w:rsidR="000328F8" w:rsidRDefault="00000000">
      <w:pPr>
        <w:pStyle w:val="a1"/>
        <w:ind w:firstLine="480"/>
      </w:pPr>
      <w:r>
        <w:t>在当前阶段完成总体架构设计与关键功能链路论证的基础上，项目后续工作将重点围绕</w:t>
      </w:r>
      <w:r>
        <w:rPr>
          <w:b/>
          <w:bCs/>
        </w:rPr>
        <w:t>核心功能的工程化落地与系统级整合实现</w:t>
      </w:r>
      <w:r>
        <w:t>展开，推动系统从</w:t>
      </w:r>
      <w:r>
        <w:t>“</w:t>
      </w:r>
      <w:r>
        <w:t>可执行方案</w:t>
      </w:r>
      <w:r>
        <w:t>”</w:t>
      </w:r>
      <w:r>
        <w:t>向</w:t>
      </w:r>
      <w:r>
        <w:t>“</w:t>
      </w:r>
      <w:r>
        <w:t>可运行原型</w:t>
      </w:r>
      <w:r>
        <w:t>”</w:t>
      </w:r>
      <w:r>
        <w:t>逐步演进。下一阶段的主要任务不在于对既有功能进行细节优化，而在于将目前处于设计与验证阶段的核心功能模块转化为稳定可用的系统能力，形成完整、可交互的应用原型。</w:t>
      </w:r>
    </w:p>
    <w:p w14:paraId="5A89291D" w14:textId="77777777" w:rsidR="000328F8" w:rsidRDefault="00000000">
      <w:pPr>
        <w:pStyle w:val="a1"/>
        <w:ind w:firstLine="480"/>
      </w:pPr>
      <w:r>
        <w:t>首先，在端侧功能实现方面，后续将重点完成多模态学习碎片采集模块的实装与联调工作。包括课堂音频录制与分段、图像采集与基础识别、文本资料导入以及多源数据的统一时间轴管理等功能，将从逻辑设计推进至可运行的端侧应用形态。同时，逐步实现端侧轻量化预处理流程的自动化执行，使采集到的学习数据能够在用户无额外操作的前提下，形成结构化程度较高的输入，为云端处理提供稳定数据基础。</w:t>
      </w:r>
    </w:p>
    <w:p w14:paraId="5AFB1FB1" w14:textId="77777777" w:rsidR="000328F8" w:rsidRDefault="00000000">
      <w:pPr>
        <w:pStyle w:val="a1"/>
        <w:ind w:firstLine="480"/>
      </w:pPr>
      <w:r>
        <w:t>其次，在云端核心能力实现方面，项目后续将重点推进多模态数据处理与知识构建流程的实际落地。具体包括语音转文本、图像版面分析、知识单元抽取以及知识图谱的增量构建等核心模块，将从流程级设计转化为可调用的服务组件，并完成与端侧数据接口的对接。在此过程中，将优先实现</w:t>
      </w:r>
      <w:r>
        <w:t>“</w:t>
      </w:r>
      <w:r>
        <w:t>从单节课程数据到初始知识图谱</w:t>
      </w:r>
      <w:r>
        <w:t>”</w:t>
      </w:r>
      <w:r>
        <w:t>的完整闭环，以验证系统在真实学习场景下对知识结构化与持续更新的支撑能力。</w:t>
      </w:r>
    </w:p>
    <w:p w14:paraId="6EFBA130" w14:textId="77777777" w:rsidR="000328F8" w:rsidRDefault="00000000">
      <w:pPr>
        <w:pStyle w:val="a1"/>
        <w:ind w:firstLine="480"/>
      </w:pPr>
      <w:r>
        <w:t>在功能层级上，后续阶段还将逐步实现</w:t>
      </w:r>
      <w:r>
        <w:t>“</w:t>
      </w:r>
      <w:r>
        <w:t>复习执行系统</w:t>
      </w:r>
      <w:r>
        <w:t>”</w:t>
      </w:r>
      <w:r>
        <w:t>的关键交互能力，包括基于知识图谱的复习回溯入口、知识点级内容聚合展示以及错题与知识节点的自动关联机制。这些功能将以最小可用原型（</w:t>
      </w:r>
      <w:r>
        <w:t>MVP</w:t>
      </w:r>
      <w:r>
        <w:t>）的形式优先落地，用于验证系统在实际使用过程中是否能够有效支撑</w:t>
      </w:r>
      <w:r>
        <w:t>“</w:t>
      </w:r>
      <w:r>
        <w:t>回到当时学习现场</w:t>
      </w:r>
      <w:r>
        <w:t>”</w:t>
      </w:r>
      <w:r>
        <w:t>的复习体验，并形成初步的学习</w:t>
      </w:r>
      <w:r>
        <w:t>—</w:t>
      </w:r>
      <w:r>
        <w:t>复习</w:t>
      </w:r>
      <w:r>
        <w:t>—</w:t>
      </w:r>
      <w:r>
        <w:t>反馈闭环。</w:t>
      </w:r>
    </w:p>
    <w:p w14:paraId="4663B11D" w14:textId="77777777" w:rsidR="000328F8" w:rsidRDefault="00000000">
      <w:pPr>
        <w:pStyle w:val="a1"/>
        <w:ind w:firstLine="480"/>
      </w:pPr>
      <w:r>
        <w:t>此外，在系统整合与稳定性方面，后续工作将同步推进端侧、传输层与云端模块的联调与测试，确保多模态数据在采集、上传、处理与存储各阶段能够顺畅流转。通过阶段性功能集成测试，逐步发现并修正数据格式不统一、处理时序不</w:t>
      </w:r>
      <w:r>
        <w:lastRenderedPageBreak/>
        <w:t>一致等工程问题，为后续功能扩展和复杂场景支持奠定基础。</w:t>
      </w:r>
    </w:p>
    <w:p w14:paraId="68211074" w14:textId="77777777" w:rsidR="000328F8" w:rsidRDefault="00000000">
      <w:pPr>
        <w:pStyle w:val="a1"/>
        <w:ind w:firstLine="480"/>
      </w:pPr>
      <w:r>
        <w:t>在项目扩展方向上，待核心功能原型稳定运行后，系统将具备进一步拓展应用场景的条件，包括支持多门课程并行管理、引入更细粒度的学习状态标注机制，以及逐步扩展复习策略生成与智能推荐能力。这些扩展将基于已实现的核心架构与功能模块进行增量式推进，避免对整体系统结构造成破坏，确保项目能够在保持技术路线稳定的前提下持续演进。</w:t>
      </w:r>
    </w:p>
    <w:p w14:paraId="1552B48B" w14:textId="77777777" w:rsidR="000328F8" w:rsidRDefault="00000000">
      <w:pPr>
        <w:pStyle w:val="2"/>
      </w:pPr>
      <w:bookmarkStart w:id="308" w:name="_Toc1998"/>
      <w:r>
        <w:rPr>
          <w:rFonts w:hint="eastAsia"/>
        </w:rPr>
        <w:t>行业愿景</w:t>
      </w:r>
      <w:bookmarkEnd w:id="308"/>
    </w:p>
    <w:p w14:paraId="275DEDC1" w14:textId="77777777" w:rsidR="000328F8" w:rsidRDefault="00000000">
      <w:pPr>
        <w:pStyle w:val="a1"/>
        <w:ind w:firstLine="480"/>
      </w:pPr>
      <w:r>
        <w:t>随着教育数字化与智能化的不断深入，未来课堂学习将不仅仅局限于被动记录与课后复习，而会全面向</w:t>
      </w:r>
      <w:r>
        <w:t>“</w:t>
      </w:r>
      <w:r>
        <w:rPr>
          <w:b/>
          <w:bCs/>
        </w:rPr>
        <w:t>全程智能化、动态知识建构与个性化学习</w:t>
      </w:r>
      <w:r>
        <w:t>”</w:t>
      </w:r>
      <w:r>
        <w:t>方向发展。在这一过程中，课堂、实验、在线学习及自主练习等环节都会产生大量异构、碎片化的学习数据，包括教师授课音频、板书与课件图像、学生手写笔记、操作轨迹以及答题行为等。这些数据具有多源、多模态、时间跨度长、内容复杂的特点，传统依赖人工整理、笔记回顾或单纯刷题的线性复习方式，已难以有效支撑学习者对知识的快速积累、深度理解及长期记忆的形成。未来的教育技术因此必须能够在信息产生的第一时间实现高效感知，准确识别知识要素与学习重点，将零散、非结构化的学习片段转化为系统化、结构化的知识网络。通过对这些知识网络进行智能分析和动态更新，系统能够为学习者提供针对性的复习策略、个性化学习路径规划以及即时学习反馈，实现学习过程的闭环化管理。</w:t>
      </w:r>
    </w:p>
    <w:p w14:paraId="5B2657D2" w14:textId="77777777" w:rsidR="000328F8" w:rsidRDefault="00000000">
      <w:pPr>
        <w:pStyle w:val="a1"/>
        <w:ind w:firstLine="480"/>
      </w:pPr>
      <w:r>
        <w:t>本项目提出的端云协同即时知识构建方案正是面向这一趋势而设计。系统通过端侧移动应用实现课堂与自学过程中的多模态信息采集，包括音频、图像、文本和手写笔记，并进行轻量级预处理，将有效信息结构化后上传云端。云端结合大模型推理、多模态分析和知识图谱构建技术，对数据进行深度语义理解和逻辑关联，实现知识单元的抽取、节点关系建立及增量式更新，形成可追踪、可回溯、可分析的个人知识网络。同时，系统通过复习回溯、错题闭环和短板发现等机制，将知识网络直接应用于复习策略生成与执行，使学习过程由单纯的信息积累转向结构化、策略化的高效学习闭环。这种方式不仅满足了碎片化数据管理的需求，还实现了学习内容、过程和复习策略的深度融合，契合未来智能教育的核心发展方向。</w:t>
      </w:r>
    </w:p>
    <w:p w14:paraId="7E50C089" w14:textId="77777777" w:rsidR="000328F8" w:rsidRDefault="00000000">
      <w:pPr>
        <w:pStyle w:val="a1"/>
        <w:ind w:firstLine="480"/>
      </w:pPr>
      <w:r>
        <w:t>未来，随着人工智能在教育领域的进一步应用及教育数据生态的成熟，系统可持续完善的方向包括三个方面：一是多模态感知与知识建模的能力拓展，增强对复杂课堂场景、多学科课程以及跨时间段学习内容的处理与关联能力；二是复习策略和学习辅助功能的深化，通过引入更细粒度的学习行为分析、认知状态评估和智能推荐机制，实现真正个性化、数据驱动的复习路径规划；三是应用场景的扩展与生态化建设，使系统能够覆盖从中小学课堂、考研复习到企业培训、终</w:t>
      </w:r>
      <w:r>
        <w:lastRenderedPageBreak/>
        <w:t>身学习等多层级教育场景，并通过开放接口与第三方内容资源、教育服务进行整合，形成可持续演进的智能学习生态。通过这些持续完善，本项目不仅能够满足当前教育数字化需求，更可引领未来智能教育行业向全程知识感知、结构化管理和学习策略自动化的方向发展，成为教育科技的重要基础设施和学习效率提升的核心工具。</w:t>
      </w:r>
    </w:p>
    <w:p w14:paraId="249A8440" w14:textId="77777777" w:rsidR="000328F8" w:rsidRDefault="00000000">
      <w:pPr>
        <w:pStyle w:val="a1"/>
        <w:ind w:firstLine="480"/>
      </w:pPr>
      <w:commentRangeStart w:id="309"/>
      <w:commentRangeEnd w:id="309"/>
      <w:r>
        <w:commentReference w:id="309"/>
      </w:r>
    </w:p>
    <w:p w14:paraId="7B75F629" w14:textId="77777777" w:rsidR="000328F8" w:rsidRDefault="00000000">
      <w:pPr>
        <w:pStyle w:val="1"/>
        <w:numPr>
          <w:ilvl w:val="0"/>
          <w:numId w:val="0"/>
        </w:numPr>
      </w:pPr>
      <w:bookmarkStart w:id="310" w:name="_Toc17663"/>
      <w:r>
        <w:rPr>
          <w:rFonts w:hint="eastAsia"/>
        </w:rPr>
        <w:t>参考资料</w:t>
      </w:r>
      <w:bookmarkEnd w:id="310"/>
    </w:p>
    <w:p w14:paraId="15924A37" w14:textId="77777777" w:rsidR="000328F8" w:rsidRDefault="00000000">
      <w:pPr>
        <w:pStyle w:val="a1"/>
        <w:spacing w:line="240" w:lineRule="auto"/>
        <w:ind w:firstLineChars="0" w:firstLine="0"/>
      </w:pPr>
      <w:commentRangeStart w:id="311"/>
      <w:r>
        <w:rPr>
          <w:rFonts w:eastAsia="黑体" w:hint="eastAsia"/>
          <w:b/>
          <w:bCs/>
          <w:kern w:val="44"/>
          <w:sz w:val="32"/>
          <w:szCs w:val="44"/>
        </w:rPr>
        <w:t>致谢</w:t>
      </w:r>
      <w:commentRangeEnd w:id="311"/>
      <w:r>
        <w:commentReference w:id="311"/>
      </w:r>
    </w:p>
    <w:p w14:paraId="745F65A3" w14:textId="77777777" w:rsidR="000328F8" w:rsidRDefault="00000000">
      <w:pPr>
        <w:pStyle w:val="1"/>
        <w:numPr>
          <w:ilvl w:val="0"/>
          <w:numId w:val="0"/>
        </w:numPr>
      </w:pPr>
      <w:bookmarkStart w:id="312" w:name="_Toc8464"/>
      <w:commentRangeStart w:id="313"/>
      <w:r>
        <w:rPr>
          <w:rFonts w:hint="eastAsia"/>
        </w:rPr>
        <w:t>附录</w:t>
      </w:r>
      <w:commentRangeEnd w:id="313"/>
      <w:r>
        <w:rPr>
          <w:rStyle w:val="aff4"/>
          <w:rFonts w:asciiTheme="minorHAnsi" w:eastAsiaTheme="minorEastAsia" w:hAnsiTheme="minorHAnsi"/>
          <w:b w:val="0"/>
          <w:bCs w:val="0"/>
          <w:kern w:val="2"/>
        </w:rPr>
        <w:commentReference w:id="313"/>
      </w:r>
      <w:bookmarkEnd w:id="312"/>
    </w:p>
    <w:p w14:paraId="16CF0748" w14:textId="77777777" w:rsidR="000328F8" w:rsidRDefault="000328F8">
      <w:pPr>
        <w:pStyle w:val="a1"/>
        <w:ind w:firstLine="480"/>
      </w:pPr>
    </w:p>
    <w:p w14:paraId="362A30F8" w14:textId="77777777" w:rsidR="000328F8" w:rsidRDefault="000328F8">
      <w:pPr>
        <w:pStyle w:val="a1"/>
        <w:ind w:firstLine="480"/>
      </w:pPr>
    </w:p>
    <w:sectPr w:rsidR="000328F8">
      <w:footerReference w:type="first" r:id="rId3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20T00:06:00Z" w:initials="提示">
    <w:p w14:paraId="1194426B" w14:textId="77777777" w:rsidR="000328F8" w:rsidRDefault="00000000">
      <w:pPr>
        <w:pStyle w:val="a9"/>
      </w:pPr>
      <w:r>
        <w:rPr>
          <w:rFonts w:hint="eastAsia"/>
        </w:rPr>
        <w:t>中文项目名称，删除括号。</w:t>
      </w:r>
    </w:p>
    <w:p w14:paraId="7BFD2FD8" w14:textId="77777777" w:rsidR="000328F8" w:rsidRDefault="00000000">
      <w:pPr>
        <w:pStyle w:val="a9"/>
      </w:pPr>
      <w:r>
        <w:rPr>
          <w:rFonts w:hint="eastAsia"/>
        </w:rPr>
        <w:t>点明做什么</w:t>
      </w:r>
      <w:r>
        <w:rPr>
          <w:rFonts w:hint="eastAsia"/>
        </w:rPr>
        <w:t xml:space="preserve"> </w:t>
      </w:r>
      <w:r>
        <w:rPr>
          <w:rFonts w:hint="eastAsia"/>
        </w:rPr>
        <w:t>不要说太多技术</w:t>
      </w:r>
      <w:r>
        <w:rPr>
          <w:rFonts w:hint="eastAsia"/>
        </w:rPr>
        <w:t xml:space="preserve"> </w:t>
      </w:r>
      <w:r>
        <w:rPr>
          <w:rFonts w:hint="eastAsia"/>
        </w:rPr>
        <w:t>目的性不强</w:t>
      </w:r>
    </w:p>
    <w:p w14:paraId="10383362" w14:textId="77777777" w:rsidR="000328F8" w:rsidRDefault="000328F8">
      <w:pPr>
        <w:pStyle w:val="a9"/>
      </w:pPr>
    </w:p>
  </w:comment>
  <w:comment w:id="1" w:author="提示" w:date="2020-11-20T00:06:00Z" w:initials="提示">
    <w:p w14:paraId="4E1C5C06" w14:textId="77777777" w:rsidR="000328F8" w:rsidRDefault="00000000">
      <w:pPr>
        <w:pStyle w:val="a9"/>
      </w:pPr>
      <w:r>
        <w:rPr>
          <w:rFonts w:hint="eastAsia"/>
        </w:rPr>
        <w:t>英文项目名称，删除括号。</w:t>
      </w:r>
    </w:p>
  </w:comment>
  <w:comment w:id="2" w:author="提示" w:date="2020-11-20T00:06:00Z" w:initials="提示">
    <w:p w14:paraId="5C5F5809" w14:textId="77777777" w:rsidR="000328F8" w:rsidRDefault="00000000">
      <w:pPr>
        <w:pStyle w:val="a9"/>
      </w:pPr>
      <w:r>
        <w:t>#.#.#</w:t>
      </w:r>
      <w:r>
        <w:rPr>
          <w:rFonts w:hint="eastAsia"/>
        </w:rPr>
        <w:t>格式，与记录更改历史一致</w:t>
      </w:r>
    </w:p>
  </w:comment>
  <w:comment w:id="3" w:author="提示" w:date="2020-11-20T00:07:00Z" w:initials="提示">
    <w:p w14:paraId="100202E7" w14:textId="77777777" w:rsidR="000328F8" w:rsidRDefault="00000000">
      <w:pPr>
        <w:pStyle w:val="a9"/>
      </w:pPr>
      <w:r>
        <w:rPr>
          <w:rFonts w:hint="eastAsia"/>
        </w:rPr>
        <w:t>与队名一致，删除括号。</w:t>
      </w:r>
    </w:p>
  </w:comment>
  <w:comment w:id="4" w:author="提示" w:date="2020-11-20T00:07:00Z" w:initials="提示">
    <w:p w14:paraId="752745A0" w14:textId="77777777" w:rsidR="000328F8" w:rsidRDefault="00000000">
      <w:pPr>
        <w:pStyle w:val="a9"/>
      </w:pPr>
      <w:r>
        <w:rPr>
          <w:rFonts w:hint="eastAsia"/>
        </w:rPr>
        <w:t>删除括号。</w:t>
      </w:r>
    </w:p>
  </w:comment>
  <w:comment w:id="5" w:author="提示" w:date="2020-11-20T00:07:00Z" w:initials="提示">
    <w:p w14:paraId="34717FE1" w14:textId="77777777" w:rsidR="000328F8" w:rsidRDefault="00000000">
      <w:pPr>
        <w:pStyle w:val="a9"/>
      </w:pPr>
      <w:r>
        <w:rPr>
          <w:rFonts w:hint="eastAsia"/>
        </w:rPr>
        <w:t>按照文档结构完成所有章节的内容</w:t>
      </w:r>
    </w:p>
  </w:comment>
  <w:comment w:id="6" w:author="提示" w:date="2020-11-20T00:07:00Z" w:initials="提示">
    <w:p w14:paraId="377D7675" w14:textId="77777777" w:rsidR="000328F8" w:rsidRDefault="00000000">
      <w:pPr>
        <w:pStyle w:val="a9"/>
      </w:pPr>
      <w:r>
        <w:rPr>
          <w:rFonts w:hint="eastAsia"/>
        </w:rPr>
        <w:t>创建</w:t>
      </w:r>
      <w:r>
        <w:rPr>
          <w:rFonts w:hint="eastAsia"/>
        </w:rPr>
        <w:t>/</w:t>
      </w:r>
      <w:r>
        <w:rPr>
          <w:rFonts w:hint="eastAsia"/>
        </w:rPr>
        <w:t>更新</w:t>
      </w:r>
    </w:p>
  </w:comment>
  <w:comment w:id="7" w:author="提示" w:date="2020-11-20T00:07:00Z" w:initials="提示">
    <w:p w14:paraId="7C642C97" w14:textId="77777777" w:rsidR="000328F8" w:rsidRDefault="00000000">
      <w:pPr>
        <w:pStyle w:val="a9"/>
      </w:pPr>
      <w:r>
        <w:rPr>
          <w:rFonts w:hint="eastAsia"/>
        </w:rPr>
        <w:t>注意版本号的迭代规则</w:t>
      </w:r>
    </w:p>
  </w:comment>
  <w:comment w:id="16" w:author="提示" w:date="2020-11-20T00:07:00Z" w:initials="提示">
    <w:p w14:paraId="162E38A1" w14:textId="77777777" w:rsidR="000328F8" w:rsidRDefault="00000000">
      <w:pPr>
        <w:pStyle w:val="a9"/>
        <w:rPr>
          <w:b/>
        </w:rPr>
      </w:pPr>
      <w:r>
        <w:rPr>
          <w:rFonts w:hint="eastAsia"/>
          <w:b/>
        </w:rPr>
        <w:t>初赛</w:t>
      </w:r>
      <w:r>
        <w:rPr>
          <w:b/>
        </w:rPr>
        <w:t>阶段完成</w:t>
      </w:r>
    </w:p>
  </w:comment>
  <w:comment w:id="18" w:author="提示" w:date="2020-11-20T00:08:00Z" w:initials="提示">
    <w:p w14:paraId="16074729" w14:textId="77777777" w:rsidR="000328F8" w:rsidRDefault="00000000">
      <w:pPr>
        <w:pStyle w:val="a9"/>
      </w:pPr>
      <w:r>
        <w:rPr>
          <w:rFonts w:hint="eastAsia"/>
        </w:rPr>
        <w:t>描述项目</w:t>
      </w:r>
      <w:r>
        <w:rPr>
          <w:rFonts w:hint="eastAsia"/>
        </w:rPr>
        <w:t>/</w:t>
      </w:r>
      <w:r>
        <w:rPr>
          <w:rFonts w:hint="eastAsia"/>
        </w:rPr>
        <w:t>产品核心解决的是什么问题</w:t>
      </w:r>
      <w:r>
        <w:rPr>
          <w:rFonts w:hint="eastAsia"/>
        </w:rPr>
        <w:t>/</w:t>
      </w:r>
      <w:r>
        <w:rPr>
          <w:rFonts w:hint="eastAsia"/>
        </w:rPr>
        <w:t>现象，例如，应用场景：在什么垂类</w:t>
      </w:r>
      <w:r>
        <w:rPr>
          <w:rFonts w:hint="eastAsia"/>
        </w:rPr>
        <w:t>/</w:t>
      </w:r>
      <w:r>
        <w:rPr>
          <w:rFonts w:hint="eastAsia"/>
        </w:rPr>
        <w:t>终端设备</w:t>
      </w:r>
      <w:r>
        <w:rPr>
          <w:rFonts w:hint="eastAsia"/>
        </w:rPr>
        <w:t>/</w:t>
      </w:r>
      <w:r>
        <w:rPr>
          <w:rFonts w:hint="eastAsia"/>
        </w:rPr>
        <w:t>行业中应用；目标人群：为哪一类人群服务，并简述原因</w:t>
      </w:r>
    </w:p>
    <w:p w14:paraId="4AEF07EC" w14:textId="77777777" w:rsidR="000328F8" w:rsidRDefault="00000000">
      <w:pPr>
        <w:pStyle w:val="a9"/>
      </w:pPr>
      <w:r>
        <w:rPr>
          <w:rFonts w:hint="eastAsia"/>
        </w:rPr>
        <w:t>商业价值、需求</w:t>
      </w:r>
      <w:r>
        <w:rPr>
          <w:rFonts w:hint="eastAsia"/>
        </w:rPr>
        <w:t>/</w:t>
      </w:r>
      <w:r>
        <w:rPr>
          <w:rFonts w:hint="eastAsia"/>
        </w:rPr>
        <w:t>竞品分析：可以是从用户调研、市场调研、数据分析结论中得到需求来源，需要有用户画像</w:t>
      </w:r>
      <w:r>
        <w:rPr>
          <w:rFonts w:hint="eastAsia"/>
        </w:rPr>
        <w:t>/</w:t>
      </w:r>
      <w:r>
        <w:rPr>
          <w:rFonts w:hint="eastAsia"/>
        </w:rPr>
        <w:t>市场洞察的分析及结论</w:t>
      </w:r>
    </w:p>
  </w:comment>
  <w:comment w:id="19" w:author="xingyao liu" w:date="2026-01-21T09:58:00Z" w:initials="xl">
    <w:p w14:paraId="047E10E7" w14:textId="77777777" w:rsidR="00814888" w:rsidRDefault="00814888" w:rsidP="00814888">
      <w:pPr>
        <w:pStyle w:val="a9"/>
      </w:pPr>
      <w:r>
        <w:rPr>
          <w:rStyle w:val="aff4"/>
        </w:rPr>
        <w:annotationRef/>
      </w:r>
      <w:r>
        <w:rPr>
          <w:rFonts w:hint="eastAsia"/>
        </w:rPr>
        <w:t>指标</w:t>
      </w:r>
      <w:r>
        <w:t>/</w:t>
      </w:r>
      <w:r>
        <w:rPr>
          <w:rFonts w:hint="eastAsia"/>
        </w:rPr>
        <w:t>量，要有数值，一个月上</w:t>
      </w:r>
      <w:r>
        <w:t>10</w:t>
      </w:r>
      <w:r>
        <w:rPr>
          <w:rFonts w:hint="eastAsia"/>
        </w:rPr>
        <w:t>门</w:t>
      </w:r>
    </w:p>
  </w:comment>
  <w:comment w:id="20" w:author="BAYMAX" w:date="2026-01-20T11:07:00Z" w:initials="">
    <w:p w14:paraId="351BAD58" w14:textId="2B04B8BB" w:rsidR="000328F8" w:rsidRDefault="00000000">
      <w:pPr>
        <w:pStyle w:val="a9"/>
      </w:pPr>
      <w:r>
        <w:rPr>
          <w:rFonts w:hint="eastAsia"/>
        </w:rPr>
        <w:t>后面要写为什么要做我们的东西</w:t>
      </w:r>
    </w:p>
    <w:p w14:paraId="0E711765" w14:textId="77777777" w:rsidR="000328F8" w:rsidRDefault="00000000">
      <w:pPr>
        <w:pStyle w:val="a9"/>
      </w:pPr>
      <w:r>
        <w:rPr>
          <w:rFonts w:hint="eastAsia"/>
        </w:rPr>
        <w:t>要改成人话</w:t>
      </w:r>
      <w:r>
        <w:rPr>
          <w:rFonts w:hint="eastAsia"/>
        </w:rPr>
        <w:t xml:space="preserve"> </w:t>
      </w:r>
      <w:r>
        <w:rPr>
          <w:rFonts w:hint="eastAsia"/>
        </w:rPr>
        <w:t>要有场景</w:t>
      </w:r>
      <w:r>
        <w:rPr>
          <w:rFonts w:hint="eastAsia"/>
        </w:rPr>
        <w:t xml:space="preserve"> </w:t>
      </w:r>
      <w:r>
        <w:rPr>
          <w:rFonts w:hint="eastAsia"/>
        </w:rPr>
        <w:t>太</w:t>
      </w:r>
      <w:r>
        <w:rPr>
          <w:rFonts w:hint="eastAsia"/>
        </w:rPr>
        <w:t xml:space="preserve">ai </w:t>
      </w:r>
      <w:r>
        <w:rPr>
          <w:rFonts w:hint="eastAsia"/>
        </w:rPr>
        <w:t>太大了</w:t>
      </w:r>
    </w:p>
    <w:p w14:paraId="21B43584" w14:textId="77777777" w:rsidR="000328F8" w:rsidRDefault="00000000">
      <w:pPr>
        <w:pStyle w:val="a9"/>
      </w:pPr>
      <w:r>
        <w:rPr>
          <w:rFonts w:hint="eastAsia"/>
        </w:rPr>
        <w:t>场景化</w:t>
      </w:r>
      <w:r>
        <w:rPr>
          <w:rFonts w:hint="eastAsia"/>
        </w:rPr>
        <w:t xml:space="preserve"> </w:t>
      </w:r>
      <w:r>
        <w:rPr>
          <w:rFonts w:hint="eastAsia"/>
        </w:rPr>
        <w:t>具体化</w:t>
      </w:r>
      <w:r>
        <w:rPr>
          <w:rFonts w:hint="eastAsia"/>
        </w:rPr>
        <w:t xml:space="preserve"> </w:t>
      </w:r>
      <w:r>
        <w:rPr>
          <w:rFonts w:hint="eastAsia"/>
        </w:rPr>
        <w:t>要落地</w:t>
      </w:r>
    </w:p>
  </w:comment>
  <w:comment w:id="22" w:author="xingyao liu" w:date="2026-01-21T09:58:00Z" w:initials="xl">
    <w:p w14:paraId="6F2FAFE7" w14:textId="77777777" w:rsidR="00814888" w:rsidRDefault="00814888" w:rsidP="00814888">
      <w:pPr>
        <w:pStyle w:val="a9"/>
      </w:pPr>
      <w:r>
        <w:rPr>
          <w:rStyle w:val="aff4"/>
        </w:rPr>
        <w:annotationRef/>
      </w:r>
      <w:r>
        <w:rPr>
          <w:rFonts w:hint="eastAsia"/>
        </w:rPr>
        <w:t>结合自身，要加例子</w:t>
      </w:r>
    </w:p>
  </w:comment>
  <w:comment w:id="24" w:author="BAYMAX" w:date="2026-01-20T16:19:00Z" w:initials="">
    <w:p w14:paraId="5DBDB2F9" w14:textId="1C8280A9" w:rsidR="000328F8" w:rsidRDefault="00000000">
      <w:pPr>
        <w:pStyle w:val="a9"/>
      </w:pPr>
      <w:r>
        <w:rPr>
          <w:rFonts w:hint="eastAsia"/>
        </w:rPr>
        <w:t>必要性</w:t>
      </w:r>
    </w:p>
  </w:comment>
  <w:comment w:id="28" w:author="xingyao liu" w:date="2026-01-21T10:01:00Z" w:initials="xl">
    <w:p w14:paraId="558EA6CA" w14:textId="77777777" w:rsidR="00814888" w:rsidRDefault="00814888" w:rsidP="00814888">
      <w:pPr>
        <w:pStyle w:val="a9"/>
      </w:pPr>
      <w:r>
        <w:rPr>
          <w:rStyle w:val="aff4"/>
        </w:rPr>
        <w:annotationRef/>
      </w:r>
      <w:r>
        <w:rPr>
          <w:rFonts w:hint="eastAsia"/>
        </w:rPr>
        <w:t>图名</w:t>
      </w:r>
    </w:p>
  </w:comment>
  <w:comment w:id="29" w:author="xingyao liu" w:date="2026-01-21T10:01:00Z" w:initials="xl">
    <w:p w14:paraId="01F3EFA5" w14:textId="77777777" w:rsidR="00814888" w:rsidRDefault="00814888" w:rsidP="00814888">
      <w:pPr>
        <w:pStyle w:val="a9"/>
      </w:pPr>
      <w:r>
        <w:rPr>
          <w:rStyle w:val="aff4"/>
        </w:rPr>
        <w:annotationRef/>
      </w:r>
      <w:r>
        <w:rPr>
          <w:rFonts w:hint="eastAsia"/>
        </w:rPr>
        <w:t>如图</w:t>
      </w:r>
      <w:r>
        <w:t>1</w:t>
      </w:r>
      <w:r>
        <w:rPr>
          <w:rFonts w:hint="eastAsia"/>
        </w:rPr>
        <w:t>所示</w:t>
      </w:r>
    </w:p>
  </w:comment>
  <w:comment w:id="30" w:author="xingyao liu" w:date="2026-01-21T10:02:00Z" w:initials="xl">
    <w:p w14:paraId="679D952E" w14:textId="77777777" w:rsidR="00814888" w:rsidRDefault="00814888" w:rsidP="00814888">
      <w:pPr>
        <w:pStyle w:val="a9"/>
      </w:pPr>
      <w:r>
        <w:rPr>
          <w:rStyle w:val="aff4"/>
        </w:rPr>
        <w:annotationRef/>
      </w:r>
      <w:r>
        <w:rPr>
          <w:rFonts w:hint="eastAsia"/>
        </w:rPr>
        <w:t>与痛点无关</w:t>
      </w:r>
    </w:p>
  </w:comment>
  <w:comment w:id="35" w:author="xingyao liu" w:date="2026-01-21T10:04:00Z" w:initials="xl">
    <w:p w14:paraId="7BEF2420" w14:textId="77777777" w:rsidR="009A7C18" w:rsidRDefault="009A7C18" w:rsidP="009A7C18">
      <w:pPr>
        <w:pStyle w:val="a9"/>
      </w:pPr>
      <w:r>
        <w:rPr>
          <w:rStyle w:val="aff4"/>
        </w:rPr>
        <w:annotationRef/>
      </w:r>
      <w:r>
        <w:rPr>
          <w:rFonts w:hint="eastAsia"/>
        </w:rPr>
        <w:t>做不了这块</w:t>
      </w:r>
    </w:p>
  </w:comment>
  <w:comment w:id="41" w:author="BAYMAX" w:date="2026-01-18T19:11:00Z" w:initials="">
    <w:p w14:paraId="6155224C" w14:textId="6BE4F0D1" w:rsidR="000328F8" w:rsidRDefault="00000000">
      <w:pPr>
        <w:pStyle w:val="a9"/>
      </w:pPr>
      <w:r>
        <w:annotationRef/>
      </w:r>
    </w:p>
  </w:comment>
  <w:comment w:id="40" w:author="BAYMAX" w:date="2026-01-18T19:11:00Z" w:initials="">
    <w:p w14:paraId="4B9A33C4" w14:textId="77777777" w:rsidR="000328F8" w:rsidRDefault="00000000">
      <w:pPr>
        <w:pStyle w:val="a9"/>
      </w:pPr>
      <w:r>
        <w:rPr>
          <w:rFonts w:hint="eastAsia"/>
        </w:rPr>
        <w:t>画图</w:t>
      </w:r>
      <w:r>
        <w:rPr>
          <w:rFonts w:hint="eastAsia"/>
        </w:rPr>
        <w:t xml:space="preserve"> </w:t>
      </w:r>
      <w:r>
        <w:rPr>
          <w:rFonts w:hint="eastAsia"/>
        </w:rPr>
        <w:t>用户六边形</w:t>
      </w:r>
      <w:r>
        <w:rPr>
          <w:rFonts w:hint="eastAsia"/>
        </w:rPr>
        <w:t xml:space="preserve"> </w:t>
      </w:r>
      <w:r>
        <w:rPr>
          <w:rFonts w:hint="eastAsia"/>
        </w:rPr>
        <w:t>特征</w:t>
      </w:r>
      <w:r>
        <w:rPr>
          <w:rFonts w:hint="eastAsia"/>
        </w:rPr>
        <w:t xml:space="preserve"> </w:t>
      </w:r>
      <w:r>
        <w:rPr>
          <w:rFonts w:hint="eastAsia"/>
        </w:rPr>
        <w:t>指标</w:t>
      </w:r>
    </w:p>
    <w:p w14:paraId="2430E019" w14:textId="77777777" w:rsidR="000328F8" w:rsidRDefault="000328F8">
      <w:pPr>
        <w:pStyle w:val="a9"/>
      </w:pPr>
    </w:p>
  </w:comment>
  <w:comment w:id="43" w:author="xingyao liu" w:date="2026-01-21T10:07:00Z" w:initials="xl">
    <w:p w14:paraId="5820285A" w14:textId="77777777" w:rsidR="009A7C18" w:rsidRDefault="009A7C18" w:rsidP="009A7C18">
      <w:pPr>
        <w:pStyle w:val="a9"/>
      </w:pPr>
      <w:r>
        <w:rPr>
          <w:rStyle w:val="aff4"/>
        </w:rPr>
        <w:annotationRef/>
      </w:r>
      <w:r>
        <w:rPr>
          <w:rFonts w:hint="eastAsia"/>
        </w:rPr>
        <w:t>范围缩小</w:t>
      </w:r>
    </w:p>
  </w:comment>
  <w:comment w:id="45" w:author="BAYMAX" w:date="2026-01-17T16:06:00Z" w:initials="">
    <w:p w14:paraId="23DD8244" w14:textId="156CF34B" w:rsidR="000328F8" w:rsidRDefault="00000000">
      <w:pPr>
        <w:pStyle w:val="a9"/>
      </w:pPr>
      <w:r>
        <w:rPr>
          <w:rFonts w:hint="eastAsia"/>
        </w:rPr>
        <w:t>商业价值要估算</w:t>
      </w:r>
    </w:p>
    <w:p w14:paraId="51047E0D" w14:textId="77777777" w:rsidR="000328F8" w:rsidRDefault="00000000">
      <w:pPr>
        <w:pStyle w:val="a9"/>
      </w:pPr>
      <w:r>
        <w:rPr>
          <w:rFonts w:hint="eastAsia"/>
        </w:rPr>
        <w:t>要写具体指标</w:t>
      </w:r>
      <w:r>
        <w:rPr>
          <w:rFonts w:hint="eastAsia"/>
        </w:rPr>
        <w:t xml:space="preserve"> </w:t>
      </w:r>
      <w:r>
        <w:rPr>
          <w:rFonts w:hint="eastAsia"/>
        </w:rPr>
        <w:t>等指标</w:t>
      </w:r>
    </w:p>
    <w:p w14:paraId="33A6D11C" w14:textId="77777777" w:rsidR="000328F8" w:rsidRDefault="000328F8">
      <w:pPr>
        <w:pStyle w:val="a9"/>
      </w:pPr>
    </w:p>
    <w:p w14:paraId="4E01CD25" w14:textId="77777777" w:rsidR="000328F8" w:rsidRDefault="00000000">
      <w:pPr>
        <w:pStyle w:val="a9"/>
      </w:pPr>
      <w:r>
        <w:rPr>
          <w:rFonts w:hint="eastAsia"/>
        </w:rPr>
        <w:t>竞品分析</w:t>
      </w:r>
      <w:r>
        <w:rPr>
          <w:rFonts w:hint="eastAsia"/>
        </w:rPr>
        <w:t xml:space="preserve"> </w:t>
      </w:r>
      <w:r>
        <w:rPr>
          <w:rFonts w:hint="eastAsia"/>
        </w:rPr>
        <w:t>要指明具体工具</w:t>
      </w:r>
    </w:p>
  </w:comment>
  <w:comment w:id="46" w:author="xingyao liu" w:date="2026-01-21T10:10:00Z" w:initials="xl">
    <w:p w14:paraId="367E09D5" w14:textId="77777777" w:rsidR="009A7C18" w:rsidRDefault="009A7C18" w:rsidP="009A7C18">
      <w:pPr>
        <w:pStyle w:val="a9"/>
      </w:pPr>
      <w:r>
        <w:rPr>
          <w:rStyle w:val="aff4"/>
        </w:rPr>
        <w:annotationRef/>
      </w:r>
      <w:r>
        <w:rPr>
          <w:rFonts w:hint="eastAsia"/>
        </w:rPr>
        <w:t>也是有点太大了</w:t>
      </w:r>
    </w:p>
  </w:comment>
  <w:comment w:id="47" w:author="xingyao liu" w:date="2026-01-21T10:11:00Z" w:initials="xl">
    <w:p w14:paraId="5B0F1D6A" w14:textId="77777777" w:rsidR="009A7C18" w:rsidRDefault="009A7C18" w:rsidP="009A7C18">
      <w:pPr>
        <w:pStyle w:val="a9"/>
      </w:pPr>
      <w:r>
        <w:rPr>
          <w:rStyle w:val="aff4"/>
        </w:rPr>
        <w:annotationRef/>
      </w:r>
      <w:r>
        <w:rPr>
          <w:rFonts w:hint="eastAsia"/>
        </w:rPr>
        <w:t>描述落地</w:t>
      </w:r>
    </w:p>
  </w:comment>
  <w:comment w:id="141" w:author="xingyao liu" w:date="2026-01-21T10:14:00Z" w:initials="xl">
    <w:p w14:paraId="2A9061FD" w14:textId="77777777" w:rsidR="009B53A4" w:rsidRDefault="009B53A4" w:rsidP="009B53A4">
      <w:pPr>
        <w:pStyle w:val="a9"/>
      </w:pPr>
      <w:r>
        <w:rPr>
          <w:rStyle w:val="aff4"/>
        </w:rPr>
        <w:annotationRef/>
      </w:r>
      <w:r>
        <w:rPr>
          <w:rFonts w:hint="eastAsia"/>
        </w:rPr>
        <w:t>指标</w:t>
      </w:r>
    </w:p>
  </w:comment>
  <w:comment w:id="142" w:author="xingyao liu" w:date="2026-01-21T10:15:00Z" w:initials="xl">
    <w:p w14:paraId="2F43DB0D" w14:textId="77777777" w:rsidR="009B53A4" w:rsidRDefault="009B53A4" w:rsidP="009B53A4">
      <w:pPr>
        <w:pStyle w:val="a9"/>
      </w:pPr>
      <w:r>
        <w:rPr>
          <w:rStyle w:val="aff4"/>
        </w:rPr>
        <w:annotationRef/>
      </w:r>
      <w:r>
        <w:rPr>
          <w:rFonts w:hint="eastAsia"/>
        </w:rPr>
        <w:t>表格加数字</w:t>
      </w:r>
      <w:r>
        <w:t>/</w:t>
      </w:r>
      <w:r>
        <w:rPr>
          <w:rFonts w:hint="eastAsia"/>
        </w:rPr>
        <w:t>范围</w:t>
      </w:r>
    </w:p>
  </w:comment>
  <w:comment w:id="144" w:author="BAYMAX" w:date="2026-01-20T11:10:00Z" w:initials="">
    <w:p w14:paraId="499EF84A" w14:textId="2776176D" w:rsidR="000328F8" w:rsidRDefault="00000000">
      <w:pPr>
        <w:pStyle w:val="a9"/>
      </w:pPr>
      <w:r>
        <w:rPr>
          <w:rFonts w:hint="eastAsia"/>
        </w:rPr>
        <w:t>每一条个大点下都要写为什么细分</w:t>
      </w:r>
    </w:p>
    <w:p w14:paraId="6F985BE4" w14:textId="77777777" w:rsidR="000328F8" w:rsidRDefault="00000000">
      <w:pPr>
        <w:pStyle w:val="a9"/>
      </w:pPr>
      <w:r>
        <w:rPr>
          <w:rFonts w:hint="eastAsia"/>
        </w:rPr>
        <w:t>要强调需求量很大，写场景迫切</w:t>
      </w:r>
    </w:p>
  </w:comment>
  <w:comment w:id="145" w:author="提示" w:date="2020-11-20T00:08:00Z" w:initials="提示">
    <w:p w14:paraId="73F35B3F" w14:textId="77777777" w:rsidR="000328F8" w:rsidRDefault="00000000">
      <w:pPr>
        <w:pStyle w:val="a9"/>
      </w:pPr>
      <w:r>
        <w:rPr>
          <w:rFonts w:hint="eastAsia"/>
          <w:color w:val="24292E"/>
        </w:rPr>
        <w:t>对项目的主体内容做一阐述，包括应用场景、目标人群、核心功能、数据集等情况</w:t>
      </w:r>
    </w:p>
  </w:comment>
  <w:comment w:id="147" w:author="BAYMAX" w:date="2026-01-20T11:40:00Z" w:initials="">
    <w:p w14:paraId="2C16F297" w14:textId="77777777" w:rsidR="000328F8" w:rsidRDefault="00000000">
      <w:pPr>
        <w:pStyle w:val="a9"/>
      </w:pPr>
      <w:r>
        <w:rPr>
          <w:rFonts w:hint="eastAsia"/>
        </w:rPr>
        <w:t>指标</w:t>
      </w:r>
      <w:r>
        <w:rPr>
          <w:rFonts w:hint="eastAsia"/>
        </w:rPr>
        <w:t xml:space="preserve"> </w:t>
      </w:r>
      <w:r>
        <w:rPr>
          <w:rFonts w:hint="eastAsia"/>
        </w:rPr>
        <w:t>场景化</w:t>
      </w:r>
      <w:r>
        <w:rPr>
          <w:rFonts w:hint="eastAsia"/>
        </w:rPr>
        <w:t xml:space="preserve"> </w:t>
      </w:r>
      <w:r>
        <w:rPr>
          <w:rFonts w:hint="eastAsia"/>
        </w:rPr>
        <w:t>不要太</w:t>
      </w:r>
      <w:r>
        <w:rPr>
          <w:rFonts w:hint="eastAsia"/>
        </w:rPr>
        <w:t xml:space="preserve">ai </w:t>
      </w:r>
      <w:r>
        <w:rPr>
          <w:rFonts w:hint="eastAsia"/>
        </w:rPr>
        <w:t>要真实一点</w:t>
      </w:r>
    </w:p>
  </w:comment>
  <w:comment w:id="149" w:author="BAYMAX" w:date="2026-01-20T11:42:00Z" w:initials="">
    <w:p w14:paraId="0225CC98" w14:textId="77777777" w:rsidR="000328F8" w:rsidRDefault="00000000">
      <w:pPr>
        <w:pStyle w:val="a9"/>
      </w:pPr>
      <w:r>
        <w:rPr>
          <w:rFonts w:hint="eastAsia"/>
        </w:rPr>
        <w:t>可以加金字塔图</w:t>
      </w:r>
    </w:p>
  </w:comment>
  <w:comment w:id="151" w:author="xingyao liu" w:date="2026-01-21T10:18:00Z" w:initials="xl">
    <w:p w14:paraId="3CE80220" w14:textId="77777777" w:rsidR="009B53A4" w:rsidRDefault="009B53A4" w:rsidP="009B53A4">
      <w:pPr>
        <w:pStyle w:val="a9"/>
      </w:pPr>
      <w:r>
        <w:rPr>
          <w:rStyle w:val="aff4"/>
        </w:rPr>
        <w:annotationRef/>
      </w:r>
      <w:r>
        <w:rPr>
          <w:rFonts w:hint="eastAsia"/>
        </w:rPr>
        <w:t>高校人群再分</w:t>
      </w:r>
    </w:p>
  </w:comment>
  <w:comment w:id="150" w:author="xingyao liu" w:date="2026-01-21T10:17:00Z" w:initials="xl">
    <w:p w14:paraId="7D66B2F3" w14:textId="31922968" w:rsidR="009B53A4" w:rsidRDefault="009B53A4" w:rsidP="009B53A4">
      <w:pPr>
        <w:pStyle w:val="a9"/>
      </w:pPr>
      <w:r>
        <w:rPr>
          <w:rStyle w:val="aff4"/>
        </w:rPr>
        <w:annotationRef/>
      </w:r>
      <w:r>
        <w:rPr>
          <w:rFonts w:hint="eastAsia"/>
        </w:rPr>
        <w:t>图</w:t>
      </w:r>
    </w:p>
  </w:comment>
  <w:comment w:id="152" w:author="xingyao liu" w:date="2026-01-21T10:27:00Z" w:initials="xl">
    <w:p w14:paraId="0F9578A2" w14:textId="77777777" w:rsidR="00267A0D" w:rsidRDefault="00267A0D" w:rsidP="00267A0D">
      <w:pPr>
        <w:pStyle w:val="a9"/>
      </w:pPr>
      <w:r>
        <w:rPr>
          <w:rStyle w:val="aff4"/>
        </w:rPr>
        <w:annotationRef/>
      </w:r>
      <w:r>
        <w:rPr>
          <w:rFonts w:hint="eastAsia"/>
        </w:rPr>
        <w:t>弱化</w:t>
      </w:r>
    </w:p>
  </w:comment>
  <w:comment w:id="153" w:author="xingyao liu" w:date="2026-01-21T10:24:00Z" w:initials="xl">
    <w:p w14:paraId="6099789D" w14:textId="517F87FF" w:rsidR="00267A0D" w:rsidRDefault="00267A0D" w:rsidP="00267A0D">
      <w:pPr>
        <w:pStyle w:val="a9"/>
      </w:pPr>
      <w:r>
        <w:rPr>
          <w:rStyle w:val="aff4"/>
        </w:rPr>
        <w:annotationRef/>
      </w:r>
      <w:r>
        <w:rPr>
          <w:rFonts w:hint="eastAsia"/>
        </w:rPr>
        <w:t>产品分等级</w:t>
      </w:r>
    </w:p>
  </w:comment>
  <w:comment w:id="155" w:author="xingyao liu" w:date="2026-01-21T10:32:00Z" w:initials="xl">
    <w:p w14:paraId="4F186AE6" w14:textId="77777777" w:rsidR="00267A0D" w:rsidRDefault="00267A0D" w:rsidP="00267A0D">
      <w:pPr>
        <w:pStyle w:val="a9"/>
      </w:pPr>
      <w:r>
        <w:rPr>
          <w:rStyle w:val="aff4"/>
        </w:rPr>
        <w:annotationRef/>
      </w:r>
      <w:r>
        <w:rPr>
          <w:rFonts w:hint="eastAsia"/>
        </w:rPr>
        <w:t>目标写太多了</w:t>
      </w:r>
    </w:p>
  </w:comment>
  <w:comment w:id="205" w:author="BAYMAX" w:date="2026-01-20T11:42:00Z" w:initials="">
    <w:p w14:paraId="27552375" w14:textId="35242EF3" w:rsidR="000328F8" w:rsidRDefault="00000000">
      <w:pPr>
        <w:pStyle w:val="a9"/>
      </w:pPr>
      <w:r>
        <w:rPr>
          <w:rFonts w:hint="eastAsia"/>
        </w:rPr>
        <w:t>画图：左边旧右边</w:t>
      </w:r>
      <w:r>
        <w:rPr>
          <w:rFonts w:hint="eastAsia"/>
        </w:rPr>
        <w:t xml:space="preserve">new </w:t>
      </w:r>
      <w:r>
        <w:rPr>
          <w:rFonts w:hint="eastAsia"/>
        </w:rPr>
        <w:t>微信上找对比图</w:t>
      </w:r>
    </w:p>
  </w:comment>
  <w:comment w:id="215" w:author="提示" w:date="2020-11-20T00:08:00Z" w:initials="提示">
    <w:p w14:paraId="21370BDE" w14:textId="77777777" w:rsidR="000328F8" w:rsidRDefault="00000000">
      <w:pPr>
        <w:pStyle w:val="a9"/>
        <w:rPr>
          <w:b/>
        </w:rPr>
      </w:pPr>
      <w:r>
        <w:rPr>
          <w:rFonts w:hint="eastAsia"/>
          <w:b/>
        </w:rPr>
        <w:t>初赛</w:t>
      </w:r>
      <w:r>
        <w:rPr>
          <w:b/>
        </w:rPr>
        <w:t>阶段完成</w:t>
      </w:r>
    </w:p>
  </w:comment>
  <w:comment w:id="217" w:author="yuehui wang" w:date="2023-09-26T12:47:00Z" w:initials="yw">
    <w:p w14:paraId="225D004D" w14:textId="77777777" w:rsidR="000328F8" w:rsidRDefault="00000000">
      <w:pPr>
        <w:pStyle w:val="a9"/>
      </w:pPr>
      <w:r>
        <w:rPr>
          <w:rFonts w:hint="eastAsia"/>
        </w:rPr>
        <w:t>需包含模块架构图及其描述</w:t>
      </w:r>
    </w:p>
  </w:comment>
  <w:comment w:id="219" w:author="BAYMAX" w:date="2026-01-16T19:48:00Z" w:initials="">
    <w:p w14:paraId="61243BF9" w14:textId="77777777" w:rsidR="000328F8" w:rsidRDefault="00000000">
      <w:pPr>
        <w:pStyle w:val="a9"/>
      </w:pPr>
      <w:r>
        <w:rPr>
          <w:rFonts w:hint="eastAsia"/>
        </w:rPr>
        <w:t>补充</w:t>
      </w:r>
    </w:p>
  </w:comment>
  <w:comment w:id="225" w:author="yuehui wang" w:date="2023-09-26T12:48:00Z" w:initials="yw">
    <w:p w14:paraId="15096827" w14:textId="77777777" w:rsidR="000328F8" w:rsidRDefault="00000000">
      <w:pPr>
        <w:pStyle w:val="a9"/>
      </w:pPr>
      <w:r>
        <w:rPr>
          <w:rFonts w:hint="eastAsia"/>
        </w:rPr>
        <w:t>可以用思维导图、流程图等方式体现出来整体的功能结构，需要注明产品的核心功能、产品特色和优势点，并和使用场景结合，原型图、交互图、</w:t>
      </w:r>
      <w:r>
        <w:rPr>
          <w:rFonts w:hint="eastAsia"/>
        </w:rPr>
        <w:t>UI</w:t>
      </w:r>
      <w:r>
        <w:rPr>
          <w:rFonts w:hint="eastAsia"/>
        </w:rPr>
        <w:t>图（按当前项目进度呈现即可）</w:t>
      </w:r>
    </w:p>
  </w:comment>
  <w:comment w:id="226" w:author="BAYMAX" w:date="2026-01-20T11:43:00Z" w:initials="">
    <w:p w14:paraId="5A553B17" w14:textId="77777777" w:rsidR="000328F8" w:rsidRDefault="00000000">
      <w:pPr>
        <w:pStyle w:val="a9"/>
      </w:pPr>
      <w:r>
        <w:rPr>
          <w:rFonts w:hint="eastAsia"/>
        </w:rPr>
        <w:t>核心功能模块</w:t>
      </w:r>
      <w:r>
        <w:rPr>
          <w:rFonts w:hint="eastAsia"/>
        </w:rPr>
        <w:t xml:space="preserve"> </w:t>
      </w:r>
      <w:r>
        <w:rPr>
          <w:rFonts w:hint="eastAsia"/>
        </w:rPr>
        <w:t>说人话</w:t>
      </w:r>
      <w:r>
        <w:rPr>
          <w:rFonts w:hint="eastAsia"/>
        </w:rPr>
        <w:t xml:space="preserve"> </w:t>
      </w:r>
      <w:r>
        <w:rPr>
          <w:rFonts w:hint="eastAsia"/>
        </w:rPr>
        <w:t>主要功能模块包括：</w:t>
      </w:r>
      <w:r>
        <w:rPr>
          <w:rFonts w:hint="eastAsia"/>
        </w:rPr>
        <w:t>xxx</w:t>
      </w:r>
      <w:r>
        <w:rPr>
          <w:rFonts w:hint="eastAsia"/>
        </w:rPr>
        <w:t>模块</w:t>
      </w:r>
    </w:p>
    <w:p w14:paraId="55B1AD55" w14:textId="77777777" w:rsidR="000328F8" w:rsidRDefault="00000000">
      <w:pPr>
        <w:pStyle w:val="a9"/>
      </w:pPr>
      <w:r>
        <w:rPr>
          <w:rFonts w:hint="eastAsia"/>
        </w:rPr>
        <w:t>列结构图</w:t>
      </w:r>
      <w:r>
        <w:rPr>
          <w:rFonts w:hint="eastAsia"/>
        </w:rPr>
        <w:t xml:space="preserve"> </w:t>
      </w:r>
      <w:r>
        <w:rPr>
          <w:rFonts w:hint="eastAsia"/>
        </w:rPr>
        <w:t>特殊的点打星号</w:t>
      </w:r>
      <w:r>
        <w:rPr>
          <w:rFonts w:hint="eastAsia"/>
        </w:rPr>
        <w:t xml:space="preserve"> </w:t>
      </w:r>
      <w:r>
        <w:rPr>
          <w:rFonts w:hint="eastAsia"/>
        </w:rPr>
        <w:t>把功能分成模块</w:t>
      </w:r>
    </w:p>
  </w:comment>
  <w:comment w:id="234" w:author="BAYMAX" w:date="2026-01-20T11:10:00Z" w:initials="">
    <w:p w14:paraId="0FFB6E22" w14:textId="77777777" w:rsidR="000328F8" w:rsidRDefault="00000000">
      <w:pPr>
        <w:pStyle w:val="a9"/>
      </w:pPr>
      <w:r>
        <w:rPr>
          <w:rFonts w:hint="eastAsia"/>
        </w:rPr>
        <w:t>加图、技术</w:t>
      </w:r>
    </w:p>
  </w:comment>
  <w:comment w:id="235" w:author="yuehui wang" w:date="2023-09-26T12:48:00Z" w:initials="yw">
    <w:p w14:paraId="7C8D4D15" w14:textId="77777777" w:rsidR="000328F8" w:rsidRDefault="00000000">
      <w:pPr>
        <w:pStyle w:val="a9"/>
      </w:pPr>
      <w:r>
        <w:rPr>
          <w:rFonts w:hint="eastAsia"/>
        </w:rPr>
        <w:t>请说明可能影响项目的关键问题，如设备条件、技术焦点或其他风险因素，并说明对策</w:t>
      </w:r>
    </w:p>
  </w:comment>
  <w:comment w:id="256" w:author="yuehui wang" w:date="2023-09-26T12:48:00Z" w:initials="yw">
    <w:p w14:paraId="540D6C3E" w14:textId="77777777" w:rsidR="000328F8" w:rsidRDefault="00000000">
      <w:pPr>
        <w:pStyle w:val="a9"/>
      </w:pPr>
      <w:r>
        <w:rPr>
          <w:rFonts w:hint="eastAsia"/>
        </w:rPr>
        <w:t>如界面设计、数据库设计、部署方案等，可以根据实际情况补充</w:t>
      </w:r>
    </w:p>
  </w:comment>
  <w:comment w:id="258" w:author="BAYMAX" w:date="2026-01-19T17:33:00Z" w:initials="">
    <w:p w14:paraId="7C857733" w14:textId="77777777" w:rsidR="000328F8" w:rsidRDefault="00000000">
      <w:pPr>
        <w:pStyle w:val="a9"/>
      </w:pPr>
      <w:r>
        <w:rPr>
          <w:rFonts w:hint="eastAsia"/>
        </w:rPr>
        <w:t>具体页面后续</w:t>
      </w:r>
      <w:r>
        <w:rPr>
          <w:rFonts w:hint="eastAsia"/>
        </w:rPr>
        <w:t>UI</w:t>
      </w:r>
      <w:r>
        <w:rPr>
          <w:rFonts w:hint="eastAsia"/>
        </w:rPr>
        <w:t>绘制好后再修改</w:t>
      </w:r>
    </w:p>
  </w:comment>
  <w:comment w:id="260" w:author="BAYMAX" w:date="2026-01-20T11:45:00Z" w:initials="">
    <w:p w14:paraId="45373BA7" w14:textId="77777777" w:rsidR="000328F8" w:rsidRDefault="00000000">
      <w:pPr>
        <w:pStyle w:val="a9"/>
      </w:pPr>
      <w:r>
        <w:rPr>
          <w:rFonts w:hint="eastAsia"/>
        </w:rPr>
        <w:t>ER</w:t>
      </w:r>
      <w:r>
        <w:rPr>
          <w:rFonts w:hint="eastAsia"/>
        </w:rPr>
        <w:t>图</w:t>
      </w:r>
    </w:p>
  </w:comment>
  <w:comment w:id="268" w:author="提示" w:date="2020-11-20T00:08:00Z" w:initials="提示">
    <w:p w14:paraId="5692246D" w14:textId="77777777" w:rsidR="000328F8" w:rsidRDefault="00000000">
      <w:pPr>
        <w:pStyle w:val="a9"/>
      </w:pPr>
      <w:r>
        <w:rPr>
          <w:rFonts w:hint="eastAsia"/>
          <w:b/>
          <w:bCs/>
        </w:rPr>
        <w:t>初赛阶段完成</w:t>
      </w:r>
    </w:p>
  </w:comment>
  <w:comment w:id="282" w:author="BAYMAX" w:date="2026-01-19T21:15:00Z" w:initials="">
    <w:p w14:paraId="095685B0" w14:textId="77777777" w:rsidR="000328F8" w:rsidRDefault="00000000">
      <w:pPr>
        <w:pStyle w:val="a9"/>
      </w:pPr>
      <w:r>
        <w:rPr>
          <w:rFonts w:hint="eastAsia"/>
        </w:rPr>
        <w:t>待补充</w:t>
      </w:r>
    </w:p>
  </w:comment>
  <w:comment w:id="290" w:author="yuehui wang" w:date="2023-09-26T12:56:00Z" w:initials="yw">
    <w:p w14:paraId="54E66647" w14:textId="77777777" w:rsidR="000328F8" w:rsidRDefault="00000000">
      <w:pPr>
        <w:pStyle w:val="a9"/>
      </w:pPr>
      <w:r>
        <w:rPr>
          <w:rFonts w:hint="eastAsia"/>
        </w:rPr>
        <w:t>结合参赛时间点，阐述项目的开发进度规划、团队分工情况</w:t>
      </w:r>
    </w:p>
  </w:comment>
  <w:comment w:id="292" w:author="BAYMAX" w:date="2026-01-20T10:52:00Z" w:initials="">
    <w:p w14:paraId="09DA06BD" w14:textId="77777777" w:rsidR="000328F8" w:rsidRDefault="00000000">
      <w:pPr>
        <w:pStyle w:val="a9"/>
      </w:pPr>
      <w:r>
        <w:rPr>
          <w:rFonts w:hint="eastAsia"/>
        </w:rPr>
        <w:t>注意与前面</w:t>
      </w:r>
      <w:r>
        <w:rPr>
          <w:rFonts w:hint="eastAsia"/>
        </w:rPr>
        <w:t>3.1.1.3</w:t>
      </w:r>
      <w:r>
        <w:rPr>
          <w:rFonts w:hint="eastAsia"/>
        </w:rPr>
        <w:t>要对应一下</w:t>
      </w:r>
    </w:p>
  </w:comment>
  <w:comment w:id="298" w:author="BAYMAX" w:date="2026-01-20T11:46:00Z" w:initials="">
    <w:p w14:paraId="0D52698E" w14:textId="77777777" w:rsidR="000328F8" w:rsidRDefault="00000000">
      <w:pPr>
        <w:pStyle w:val="a9"/>
      </w:pPr>
      <w:r>
        <w:rPr>
          <w:rFonts w:hint="eastAsia"/>
        </w:rPr>
        <w:t>加一个甘特图</w:t>
      </w:r>
      <w:r>
        <w:rPr>
          <w:rFonts w:hint="eastAsia"/>
        </w:rPr>
        <w:t xml:space="preserve"> </w:t>
      </w:r>
      <w:r>
        <w:rPr>
          <w:rFonts w:hint="eastAsia"/>
        </w:rPr>
        <w:t>开始</w:t>
      </w:r>
      <w:r>
        <w:rPr>
          <w:rFonts w:hint="eastAsia"/>
        </w:rPr>
        <w:t>-</w:t>
      </w:r>
      <w:r>
        <w:rPr>
          <w:rFonts w:hint="eastAsia"/>
        </w:rPr>
        <w:t>结束</w:t>
      </w:r>
    </w:p>
  </w:comment>
  <w:comment w:id="302" w:author="BAYMAX" w:date="2026-01-20T10:58:00Z" w:initials="">
    <w:p w14:paraId="7A3A6ACD" w14:textId="77777777" w:rsidR="000328F8" w:rsidRDefault="00000000">
      <w:pPr>
        <w:pStyle w:val="a9"/>
      </w:pPr>
      <w:r>
        <w:rPr>
          <w:rFonts w:hint="eastAsia"/>
        </w:rPr>
        <w:t>改一下</w:t>
      </w:r>
      <w:r>
        <w:rPr>
          <w:rFonts w:hint="eastAsia"/>
        </w:rPr>
        <w:t xml:space="preserve"> </w:t>
      </w:r>
      <w:r>
        <w:rPr>
          <w:rFonts w:hint="eastAsia"/>
        </w:rPr>
        <w:t>要真诚一点</w:t>
      </w:r>
      <w:r>
        <w:rPr>
          <w:rFonts w:hint="eastAsia"/>
        </w:rPr>
        <w:t xml:space="preserve"> </w:t>
      </w:r>
      <w:r>
        <w:rPr>
          <w:rFonts w:hint="eastAsia"/>
        </w:rPr>
        <w:t>不要太</w:t>
      </w:r>
      <w:r>
        <w:rPr>
          <w:rFonts w:hint="eastAsia"/>
        </w:rPr>
        <w:t>ai</w:t>
      </w:r>
    </w:p>
  </w:comment>
  <w:comment w:id="301" w:author="提示" w:date="2020-11-20T00:08:00Z" w:initials="提示">
    <w:p w14:paraId="6F353F42" w14:textId="77777777" w:rsidR="000328F8" w:rsidRDefault="00000000">
      <w:pPr>
        <w:pStyle w:val="a9"/>
      </w:pPr>
      <w:r>
        <w:rPr>
          <w:rFonts w:hint="eastAsia"/>
          <w:b/>
          <w:bCs/>
        </w:rPr>
        <w:t>初赛阶段完成：对项目价值、完成度做总结，及探讨后续可能的扩展方向</w:t>
      </w:r>
    </w:p>
  </w:comment>
  <w:comment w:id="304" w:author="提示" w:date="2020-11-20T00:06:00Z" w:initials="提示">
    <w:p w14:paraId="78609B0A" w14:textId="77777777" w:rsidR="000328F8" w:rsidRDefault="00000000">
      <w:pPr>
        <w:pStyle w:val="a9"/>
      </w:pPr>
      <w:r>
        <w:rPr>
          <w:rFonts w:hint="eastAsia"/>
        </w:rPr>
        <w:t>中文项目名称，删除括号。</w:t>
      </w:r>
    </w:p>
    <w:p w14:paraId="2D28B5A9" w14:textId="77777777" w:rsidR="000328F8" w:rsidRDefault="00000000">
      <w:pPr>
        <w:pStyle w:val="a9"/>
      </w:pPr>
      <w:r>
        <w:rPr>
          <w:rFonts w:hint="eastAsia"/>
        </w:rPr>
        <w:t>点明做什么</w:t>
      </w:r>
      <w:r>
        <w:rPr>
          <w:rFonts w:hint="eastAsia"/>
        </w:rPr>
        <w:t xml:space="preserve"> </w:t>
      </w:r>
      <w:r>
        <w:rPr>
          <w:rFonts w:hint="eastAsia"/>
        </w:rPr>
        <w:t>不要说太多技术</w:t>
      </w:r>
      <w:r>
        <w:rPr>
          <w:rFonts w:hint="eastAsia"/>
        </w:rPr>
        <w:t xml:space="preserve"> </w:t>
      </w:r>
      <w:r>
        <w:rPr>
          <w:rFonts w:hint="eastAsia"/>
        </w:rPr>
        <w:t>目的性不强</w:t>
      </w:r>
    </w:p>
    <w:p w14:paraId="0DCDE4F2" w14:textId="77777777" w:rsidR="000328F8" w:rsidRDefault="000328F8">
      <w:pPr>
        <w:pStyle w:val="a9"/>
      </w:pPr>
    </w:p>
  </w:comment>
  <w:comment w:id="306" w:author="BAYMAX" w:date="2026-01-20T10:55:00Z" w:initials="">
    <w:p w14:paraId="5C5F4F37" w14:textId="77777777" w:rsidR="000328F8" w:rsidRDefault="00000000">
      <w:pPr>
        <w:pStyle w:val="a9"/>
      </w:pPr>
      <w:r>
        <w:rPr>
          <w:rFonts w:hint="eastAsia"/>
        </w:rPr>
        <w:t>添加列表</w:t>
      </w:r>
    </w:p>
  </w:comment>
  <w:comment w:id="309" w:author="BAYMAX" w:date="2026-01-20T10:57:00Z" w:initials="">
    <w:p w14:paraId="0B040F0C" w14:textId="77777777" w:rsidR="000328F8" w:rsidRDefault="00000000">
      <w:pPr>
        <w:pStyle w:val="a9"/>
      </w:pPr>
      <w:r>
        <w:rPr>
          <w:rFonts w:hint="eastAsia"/>
        </w:rPr>
        <w:t>可以后面加上每个人总结</w:t>
      </w:r>
      <w:r>
        <w:rPr>
          <w:rFonts w:hint="eastAsia"/>
        </w:rPr>
        <w:t xml:space="preserve"> </w:t>
      </w:r>
      <w:r>
        <w:rPr>
          <w:rFonts w:hint="eastAsia"/>
        </w:rPr>
        <w:t>编一点有多强</w:t>
      </w:r>
    </w:p>
  </w:comment>
  <w:comment w:id="311" w:author="BAYMAX" w:date="2026-01-20T10:55:00Z" w:initials="">
    <w:p w14:paraId="73AC8F9C" w14:textId="77777777" w:rsidR="000328F8" w:rsidRDefault="00000000">
      <w:pPr>
        <w:pStyle w:val="a9"/>
      </w:pPr>
      <w:r>
        <w:rPr>
          <w:rFonts w:hint="eastAsia"/>
        </w:rPr>
        <w:t>感谢组委会</w:t>
      </w:r>
      <w:r>
        <w:rPr>
          <w:rFonts w:hint="eastAsia"/>
        </w:rPr>
        <w:t xml:space="preserve"> oppo</w:t>
      </w:r>
    </w:p>
  </w:comment>
  <w:comment w:id="313" w:author="yuehui wang" w:date="2023-09-26T12:59:00Z" w:initials="yw">
    <w:p w14:paraId="78C01D3A" w14:textId="77777777" w:rsidR="000328F8" w:rsidRDefault="00000000">
      <w:pPr>
        <w:pStyle w:val="a9"/>
      </w:pP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383362" w15:done="0"/>
  <w15:commentEx w15:paraId="4E1C5C06" w15:done="0"/>
  <w15:commentEx w15:paraId="5C5F5809" w15:done="0"/>
  <w15:commentEx w15:paraId="100202E7" w15:done="0"/>
  <w15:commentEx w15:paraId="752745A0" w15:done="0"/>
  <w15:commentEx w15:paraId="34717FE1" w15:done="0"/>
  <w15:commentEx w15:paraId="377D7675" w15:done="0"/>
  <w15:commentEx w15:paraId="7C642C97" w15:done="0"/>
  <w15:commentEx w15:paraId="162E38A1" w15:done="0"/>
  <w15:commentEx w15:paraId="4AEF07EC" w15:done="0"/>
  <w15:commentEx w15:paraId="047E10E7" w15:done="0"/>
  <w15:commentEx w15:paraId="21B43584" w15:done="0"/>
  <w15:commentEx w15:paraId="6F2FAFE7" w15:done="0"/>
  <w15:commentEx w15:paraId="5DBDB2F9" w15:done="0"/>
  <w15:commentEx w15:paraId="558EA6CA" w15:done="0"/>
  <w15:commentEx w15:paraId="01F3EFA5" w15:paraIdParent="558EA6CA" w15:done="0"/>
  <w15:commentEx w15:paraId="679D952E" w15:done="0"/>
  <w15:commentEx w15:paraId="7BEF2420" w15:done="0"/>
  <w15:commentEx w15:paraId="6155224C" w15:done="0"/>
  <w15:commentEx w15:paraId="2430E019" w15:paraIdParent="6155224C" w15:done="0"/>
  <w15:commentEx w15:paraId="5820285A" w15:done="0"/>
  <w15:commentEx w15:paraId="4E01CD25" w15:done="0"/>
  <w15:commentEx w15:paraId="367E09D5" w15:done="0"/>
  <w15:commentEx w15:paraId="5B0F1D6A" w15:done="0"/>
  <w15:commentEx w15:paraId="2A9061FD" w15:done="0"/>
  <w15:commentEx w15:paraId="2F43DB0D" w15:paraIdParent="2A9061FD" w15:done="0"/>
  <w15:commentEx w15:paraId="6F985BE4" w15:done="0"/>
  <w15:commentEx w15:paraId="73F35B3F" w15:done="0"/>
  <w15:commentEx w15:paraId="2C16F297" w15:done="0"/>
  <w15:commentEx w15:paraId="0225CC98" w15:done="0"/>
  <w15:commentEx w15:paraId="3CE80220" w15:done="0"/>
  <w15:commentEx w15:paraId="7D66B2F3" w15:done="0"/>
  <w15:commentEx w15:paraId="0F9578A2" w15:done="0"/>
  <w15:commentEx w15:paraId="6099789D" w15:done="0"/>
  <w15:commentEx w15:paraId="4F186AE6" w15:done="0"/>
  <w15:commentEx w15:paraId="27552375" w15:done="0"/>
  <w15:commentEx w15:paraId="21370BDE" w15:done="0"/>
  <w15:commentEx w15:paraId="225D004D" w15:done="0"/>
  <w15:commentEx w15:paraId="61243BF9" w15:done="0"/>
  <w15:commentEx w15:paraId="15096827" w15:done="0"/>
  <w15:commentEx w15:paraId="55B1AD55" w15:done="0"/>
  <w15:commentEx w15:paraId="0FFB6E22" w15:done="0"/>
  <w15:commentEx w15:paraId="7C8D4D15" w15:done="0"/>
  <w15:commentEx w15:paraId="540D6C3E" w15:done="0"/>
  <w15:commentEx w15:paraId="7C857733" w15:done="0"/>
  <w15:commentEx w15:paraId="45373BA7" w15:done="0"/>
  <w15:commentEx w15:paraId="5692246D" w15:done="0"/>
  <w15:commentEx w15:paraId="095685B0" w15:done="0"/>
  <w15:commentEx w15:paraId="54E66647" w15:done="0"/>
  <w15:commentEx w15:paraId="09DA06BD" w15:done="0"/>
  <w15:commentEx w15:paraId="0D52698E" w15:done="0"/>
  <w15:commentEx w15:paraId="7A3A6ACD" w15:done="0"/>
  <w15:commentEx w15:paraId="6F353F42" w15:done="0"/>
  <w15:commentEx w15:paraId="0DCDE4F2" w15:done="0"/>
  <w15:commentEx w15:paraId="5C5F4F37" w15:done="0"/>
  <w15:commentEx w15:paraId="0B040F0C" w15:done="0"/>
  <w15:commentEx w15:paraId="73AC8F9C" w15:done="0"/>
  <w15:commentEx w15:paraId="78C01D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2BB54F" w16cex:dateUtc="2026-01-21T01:58:00Z"/>
  <w16cex:commentExtensible w16cex:durableId="082D6CF9" w16cex:dateUtc="2026-01-21T01:58:00Z"/>
  <w16cex:commentExtensible w16cex:durableId="1F1A6878" w16cex:dateUtc="2026-01-21T02:01:00Z"/>
  <w16cex:commentExtensible w16cex:durableId="4A997B11" w16cex:dateUtc="2026-01-21T02:01:00Z"/>
  <w16cex:commentExtensible w16cex:durableId="0CF76537" w16cex:dateUtc="2026-01-21T02:02:00Z"/>
  <w16cex:commentExtensible w16cex:durableId="017F8278" w16cex:dateUtc="2026-01-21T02:04:00Z"/>
  <w16cex:commentExtensible w16cex:durableId="30EE8B0D" w16cex:dateUtc="2026-01-21T02:07:00Z"/>
  <w16cex:commentExtensible w16cex:durableId="087739A2" w16cex:dateUtc="2026-01-21T02:10:00Z"/>
  <w16cex:commentExtensible w16cex:durableId="5FCF272A" w16cex:dateUtc="2026-01-21T02:11:00Z"/>
  <w16cex:commentExtensible w16cex:durableId="0416944F" w16cex:dateUtc="2026-01-21T02:14:00Z"/>
  <w16cex:commentExtensible w16cex:durableId="63733633" w16cex:dateUtc="2026-01-21T02:15:00Z"/>
  <w16cex:commentExtensible w16cex:durableId="470AAEEE" w16cex:dateUtc="2026-01-21T02:18:00Z"/>
  <w16cex:commentExtensible w16cex:durableId="12094359" w16cex:dateUtc="2026-01-21T02:17:00Z"/>
  <w16cex:commentExtensible w16cex:durableId="7EB99CF5" w16cex:dateUtc="2026-01-21T02:27:00Z"/>
  <w16cex:commentExtensible w16cex:durableId="66848274" w16cex:dateUtc="2026-01-21T02:24:00Z"/>
  <w16cex:commentExtensible w16cex:durableId="225FE782" w16cex:dateUtc="2026-01-21T0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383362" w16cid:durableId="10383362"/>
  <w16cid:commentId w16cid:paraId="4E1C5C06" w16cid:durableId="4E1C5C06"/>
  <w16cid:commentId w16cid:paraId="5C5F5809" w16cid:durableId="5C5F5809"/>
  <w16cid:commentId w16cid:paraId="100202E7" w16cid:durableId="100202E7"/>
  <w16cid:commentId w16cid:paraId="752745A0" w16cid:durableId="752745A0"/>
  <w16cid:commentId w16cid:paraId="34717FE1" w16cid:durableId="34717FE1"/>
  <w16cid:commentId w16cid:paraId="377D7675" w16cid:durableId="377D7675"/>
  <w16cid:commentId w16cid:paraId="7C642C97" w16cid:durableId="7C642C97"/>
  <w16cid:commentId w16cid:paraId="162E38A1" w16cid:durableId="162E38A1"/>
  <w16cid:commentId w16cid:paraId="4AEF07EC" w16cid:durableId="4AEF07EC"/>
  <w16cid:commentId w16cid:paraId="047E10E7" w16cid:durableId="7B2BB54F"/>
  <w16cid:commentId w16cid:paraId="21B43584" w16cid:durableId="21B43584"/>
  <w16cid:commentId w16cid:paraId="6F2FAFE7" w16cid:durableId="082D6CF9"/>
  <w16cid:commentId w16cid:paraId="5DBDB2F9" w16cid:durableId="5DBDB2F9"/>
  <w16cid:commentId w16cid:paraId="558EA6CA" w16cid:durableId="1F1A6878"/>
  <w16cid:commentId w16cid:paraId="01F3EFA5" w16cid:durableId="4A997B11"/>
  <w16cid:commentId w16cid:paraId="679D952E" w16cid:durableId="0CF76537"/>
  <w16cid:commentId w16cid:paraId="7BEF2420" w16cid:durableId="017F8278"/>
  <w16cid:commentId w16cid:paraId="6155224C" w16cid:durableId="6155224C"/>
  <w16cid:commentId w16cid:paraId="2430E019" w16cid:durableId="2430E019"/>
  <w16cid:commentId w16cid:paraId="5820285A" w16cid:durableId="30EE8B0D"/>
  <w16cid:commentId w16cid:paraId="4E01CD25" w16cid:durableId="4E01CD25"/>
  <w16cid:commentId w16cid:paraId="367E09D5" w16cid:durableId="087739A2"/>
  <w16cid:commentId w16cid:paraId="5B0F1D6A" w16cid:durableId="5FCF272A"/>
  <w16cid:commentId w16cid:paraId="2A9061FD" w16cid:durableId="0416944F"/>
  <w16cid:commentId w16cid:paraId="2F43DB0D" w16cid:durableId="63733633"/>
  <w16cid:commentId w16cid:paraId="6F985BE4" w16cid:durableId="6F985BE4"/>
  <w16cid:commentId w16cid:paraId="73F35B3F" w16cid:durableId="73F35B3F"/>
  <w16cid:commentId w16cid:paraId="2C16F297" w16cid:durableId="2C16F297"/>
  <w16cid:commentId w16cid:paraId="0225CC98" w16cid:durableId="0225CC98"/>
  <w16cid:commentId w16cid:paraId="3CE80220" w16cid:durableId="470AAEEE"/>
  <w16cid:commentId w16cid:paraId="7D66B2F3" w16cid:durableId="12094359"/>
  <w16cid:commentId w16cid:paraId="0F9578A2" w16cid:durableId="7EB99CF5"/>
  <w16cid:commentId w16cid:paraId="6099789D" w16cid:durableId="66848274"/>
  <w16cid:commentId w16cid:paraId="4F186AE6" w16cid:durableId="225FE782"/>
  <w16cid:commentId w16cid:paraId="27552375" w16cid:durableId="27552375"/>
  <w16cid:commentId w16cid:paraId="21370BDE" w16cid:durableId="21370BDE"/>
  <w16cid:commentId w16cid:paraId="225D004D" w16cid:durableId="225D004D"/>
  <w16cid:commentId w16cid:paraId="61243BF9" w16cid:durableId="61243BF9"/>
  <w16cid:commentId w16cid:paraId="15096827" w16cid:durableId="15096827"/>
  <w16cid:commentId w16cid:paraId="55B1AD55" w16cid:durableId="55B1AD55"/>
  <w16cid:commentId w16cid:paraId="0FFB6E22" w16cid:durableId="0FFB6E22"/>
  <w16cid:commentId w16cid:paraId="7C8D4D15" w16cid:durableId="7C8D4D15"/>
  <w16cid:commentId w16cid:paraId="540D6C3E" w16cid:durableId="540D6C3E"/>
  <w16cid:commentId w16cid:paraId="7C857733" w16cid:durableId="7C857733"/>
  <w16cid:commentId w16cid:paraId="45373BA7" w16cid:durableId="45373BA7"/>
  <w16cid:commentId w16cid:paraId="5692246D" w16cid:durableId="5692246D"/>
  <w16cid:commentId w16cid:paraId="095685B0" w16cid:durableId="095685B0"/>
  <w16cid:commentId w16cid:paraId="54E66647" w16cid:durableId="54E66647"/>
  <w16cid:commentId w16cid:paraId="09DA06BD" w16cid:durableId="09DA06BD"/>
  <w16cid:commentId w16cid:paraId="0D52698E" w16cid:durableId="0D52698E"/>
  <w16cid:commentId w16cid:paraId="7A3A6ACD" w16cid:durableId="7A3A6ACD"/>
  <w16cid:commentId w16cid:paraId="6F353F42" w16cid:durableId="6F353F42"/>
  <w16cid:commentId w16cid:paraId="0DCDE4F2" w16cid:durableId="0DCDE4F2"/>
  <w16cid:commentId w16cid:paraId="5C5F4F37" w16cid:durableId="5C5F4F37"/>
  <w16cid:commentId w16cid:paraId="0B040F0C" w16cid:durableId="0B040F0C"/>
  <w16cid:commentId w16cid:paraId="73AC8F9C" w16cid:durableId="73AC8F9C"/>
  <w16cid:commentId w16cid:paraId="78C01D3A" w16cid:durableId="78C01D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6991A" w14:textId="77777777" w:rsidR="0019294A" w:rsidRDefault="0019294A">
      <w:r>
        <w:separator/>
      </w:r>
    </w:p>
  </w:endnote>
  <w:endnote w:type="continuationSeparator" w:id="0">
    <w:p w14:paraId="60ED9809" w14:textId="77777777" w:rsidR="0019294A" w:rsidRDefault="00192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default"/>
    <w:sig w:usb0="00000000" w:usb1="0000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353C" w14:textId="77777777" w:rsidR="000328F8" w:rsidRDefault="000328F8">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065EF163" w14:textId="77777777" w:rsidR="000328F8" w:rsidRDefault="00000000">
        <w:pPr>
          <w:pStyle w:val="af3"/>
          <w:ind w:firstLine="360"/>
          <w:jc w:val="center"/>
        </w:pPr>
        <w:r>
          <w:fldChar w:fldCharType="begin"/>
        </w:r>
        <w:r>
          <w:instrText>PAGE   \* MERGEFORMAT</w:instrText>
        </w:r>
        <w:r>
          <w:fldChar w:fldCharType="separate"/>
        </w:r>
        <w:r>
          <w:rPr>
            <w:lang w:val="zh-CN"/>
          </w:rPr>
          <w:t>II</w:t>
        </w:r>
        <w:r>
          <w:rPr>
            <w:lang w:val="zh-CN"/>
          </w:rPr>
          <w:t>I</w:t>
        </w:r>
        <w:r>
          <w:rPr>
            <w:lang w:val="zh-CN"/>
          </w:rPr>
          <w:fldChar w:fldCharType="end"/>
        </w:r>
      </w:p>
    </w:sdtContent>
  </w:sdt>
  <w:p w14:paraId="0847796E" w14:textId="77777777" w:rsidR="000328F8" w:rsidRDefault="000328F8">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49A96E0D" w14:textId="77777777" w:rsidR="000328F8"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97DC" w14:textId="77777777" w:rsidR="000328F8"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67771825" w14:textId="77777777" w:rsidR="000328F8" w:rsidRDefault="000328F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5D4E" w14:textId="77777777" w:rsidR="000328F8"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2621F080" w14:textId="77777777" w:rsidR="000328F8" w:rsidRDefault="000328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7A2AB" w14:textId="77777777" w:rsidR="0019294A" w:rsidRDefault="0019294A">
      <w:r>
        <w:separator/>
      </w:r>
    </w:p>
  </w:footnote>
  <w:footnote w:type="continuationSeparator" w:id="0">
    <w:p w14:paraId="493DA444" w14:textId="77777777" w:rsidR="0019294A" w:rsidRDefault="00192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17DD" w14:textId="77777777" w:rsidR="000328F8" w:rsidRDefault="000328F8">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4E2CC" w14:textId="77777777" w:rsidR="000328F8" w:rsidRDefault="00000000">
    <w:pPr>
      <w:pStyle w:val="af5"/>
      <w:jc w:val="right"/>
      <w:rPr>
        <w:rFonts w:cs="Times New Roman"/>
      </w:rPr>
    </w:pPr>
    <w:proofErr w:type="gramStart"/>
    <w:r>
      <w:rPr>
        <w:rFonts w:cs="Times New Roman" w:hint="eastAsia"/>
      </w:rPr>
      <w:t>溯光智习——</w:t>
    </w:r>
    <w:proofErr w:type="gramEnd"/>
    <w:r>
      <w:rPr>
        <w:rFonts w:cs="Times New Roman" w:hint="eastAsia"/>
      </w:rPr>
      <w:t>基于多模态的</w:t>
    </w:r>
    <w:r>
      <w:rPr>
        <w:rFonts w:cs="Times New Roman" w:hint="eastAsia"/>
      </w:rPr>
      <w:t>AI</w:t>
    </w:r>
    <w:r>
      <w:rPr>
        <w:rFonts w:cs="Times New Roman" w:hint="eastAsia"/>
      </w:rPr>
      <w:t>备考与复习智能助手</w:t>
    </w:r>
    <w:r>
      <w:rPr>
        <w:rFonts w:cs="Times New Roman"/>
      </w:rPr>
      <w:t xml:space="preserve">    </w:t>
    </w:r>
    <w:r>
      <w:rPr>
        <w:rFonts w:cs="Times New Roman" w:hint="eastAsia"/>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 xml:space="preserve"> -</w:t>
    </w:r>
    <w:proofErr w:type="spellStart"/>
    <w:r>
      <w:rPr>
        <w:rFonts w:cs="Times New Roman" w:hint="eastAsia"/>
        <w:b/>
      </w:rPr>
      <w:t>JuicyChips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B6A1505"/>
    <w:multiLevelType w:val="singleLevel"/>
    <w:tmpl w:val="0B6A1505"/>
    <w:lvl w:ilvl="0">
      <w:start w:val="1"/>
      <w:numFmt w:val="decimal"/>
      <w:suff w:val="nothing"/>
      <w:lvlText w:val="（%1）"/>
      <w:lvlJc w:val="left"/>
    </w:lvl>
  </w:abstractNum>
  <w:abstractNum w:abstractNumId="2"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549459989">
    <w:abstractNumId w:val="2"/>
  </w:num>
  <w:num w:numId="2" w16cid:durableId="44137390">
    <w:abstractNumId w:val="0"/>
  </w:num>
  <w:num w:numId="3" w16cid:durableId="9240636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rson w15:author="xingyao liu">
    <w15:presenceInfo w15:providerId="Windows Live" w15:userId="079e3b65107e92c1"/>
  </w15:person>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21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jYzUzMWQ4OWI0YzBkYjYzMDRhZTY5ZjZkYmFmYTgifQ=="/>
  </w:docVars>
  <w:rsids>
    <w:rsidRoot w:val="00596229"/>
    <w:rsid w:val="00003398"/>
    <w:rsid w:val="00003F46"/>
    <w:rsid w:val="00006119"/>
    <w:rsid w:val="00027990"/>
    <w:rsid w:val="00030524"/>
    <w:rsid w:val="0003106A"/>
    <w:rsid w:val="00032294"/>
    <w:rsid w:val="000328F8"/>
    <w:rsid w:val="00046C66"/>
    <w:rsid w:val="00053968"/>
    <w:rsid w:val="000548EE"/>
    <w:rsid w:val="00067D4F"/>
    <w:rsid w:val="00086465"/>
    <w:rsid w:val="000911FE"/>
    <w:rsid w:val="0009308D"/>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94A"/>
    <w:rsid w:val="00192EC7"/>
    <w:rsid w:val="00196EB5"/>
    <w:rsid w:val="001E17C8"/>
    <w:rsid w:val="001E525E"/>
    <w:rsid w:val="001F1D44"/>
    <w:rsid w:val="00201BC2"/>
    <w:rsid w:val="00211CB0"/>
    <w:rsid w:val="00222770"/>
    <w:rsid w:val="00222D3D"/>
    <w:rsid w:val="002242C6"/>
    <w:rsid w:val="00240F03"/>
    <w:rsid w:val="002621E2"/>
    <w:rsid w:val="00267A0D"/>
    <w:rsid w:val="002710B8"/>
    <w:rsid w:val="00280E7C"/>
    <w:rsid w:val="00295AB6"/>
    <w:rsid w:val="002B6C8A"/>
    <w:rsid w:val="002D7068"/>
    <w:rsid w:val="002E65CA"/>
    <w:rsid w:val="002F6B7F"/>
    <w:rsid w:val="00311858"/>
    <w:rsid w:val="00314778"/>
    <w:rsid w:val="00324C0B"/>
    <w:rsid w:val="00325EB8"/>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04801"/>
    <w:rsid w:val="00520B23"/>
    <w:rsid w:val="00522B4F"/>
    <w:rsid w:val="0058017B"/>
    <w:rsid w:val="005816D0"/>
    <w:rsid w:val="00596229"/>
    <w:rsid w:val="00596548"/>
    <w:rsid w:val="005A6B2D"/>
    <w:rsid w:val="005B4AEA"/>
    <w:rsid w:val="005D068B"/>
    <w:rsid w:val="005D069E"/>
    <w:rsid w:val="005D1F72"/>
    <w:rsid w:val="005D479E"/>
    <w:rsid w:val="005E0EE6"/>
    <w:rsid w:val="005E28E1"/>
    <w:rsid w:val="005E3E79"/>
    <w:rsid w:val="005E78F7"/>
    <w:rsid w:val="005F47C2"/>
    <w:rsid w:val="005F4A49"/>
    <w:rsid w:val="006169ED"/>
    <w:rsid w:val="006212BF"/>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F3270"/>
    <w:rsid w:val="00702DD8"/>
    <w:rsid w:val="00716DF9"/>
    <w:rsid w:val="00727CDD"/>
    <w:rsid w:val="007347D7"/>
    <w:rsid w:val="00734FA2"/>
    <w:rsid w:val="00763107"/>
    <w:rsid w:val="00766074"/>
    <w:rsid w:val="00772BFF"/>
    <w:rsid w:val="007823FB"/>
    <w:rsid w:val="0078509D"/>
    <w:rsid w:val="007B3B10"/>
    <w:rsid w:val="007C2CF7"/>
    <w:rsid w:val="007C363C"/>
    <w:rsid w:val="007D0071"/>
    <w:rsid w:val="007D1203"/>
    <w:rsid w:val="007D2726"/>
    <w:rsid w:val="007F1B7D"/>
    <w:rsid w:val="008008FB"/>
    <w:rsid w:val="00811E47"/>
    <w:rsid w:val="00813193"/>
    <w:rsid w:val="00814888"/>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347E"/>
    <w:rsid w:val="008F4A88"/>
    <w:rsid w:val="008F7A80"/>
    <w:rsid w:val="00902420"/>
    <w:rsid w:val="009076B9"/>
    <w:rsid w:val="00914CEF"/>
    <w:rsid w:val="00934C18"/>
    <w:rsid w:val="00941021"/>
    <w:rsid w:val="00941174"/>
    <w:rsid w:val="0095122C"/>
    <w:rsid w:val="00963824"/>
    <w:rsid w:val="0096658A"/>
    <w:rsid w:val="00966B7C"/>
    <w:rsid w:val="009915C8"/>
    <w:rsid w:val="00992F99"/>
    <w:rsid w:val="009A1AC3"/>
    <w:rsid w:val="009A7C18"/>
    <w:rsid w:val="009B53A4"/>
    <w:rsid w:val="009B54DC"/>
    <w:rsid w:val="009C23FD"/>
    <w:rsid w:val="009D236E"/>
    <w:rsid w:val="009E73FD"/>
    <w:rsid w:val="009F66A8"/>
    <w:rsid w:val="00A05D00"/>
    <w:rsid w:val="00A05FCD"/>
    <w:rsid w:val="00A11113"/>
    <w:rsid w:val="00A25701"/>
    <w:rsid w:val="00A37BC2"/>
    <w:rsid w:val="00A62777"/>
    <w:rsid w:val="00A7756E"/>
    <w:rsid w:val="00A8742A"/>
    <w:rsid w:val="00A87D2C"/>
    <w:rsid w:val="00A91020"/>
    <w:rsid w:val="00A91B7D"/>
    <w:rsid w:val="00A91D20"/>
    <w:rsid w:val="00A91EAF"/>
    <w:rsid w:val="00A96E39"/>
    <w:rsid w:val="00AC4C52"/>
    <w:rsid w:val="00AE4B5B"/>
    <w:rsid w:val="00AE5073"/>
    <w:rsid w:val="00B063D9"/>
    <w:rsid w:val="00B237C9"/>
    <w:rsid w:val="00B35A33"/>
    <w:rsid w:val="00B4368F"/>
    <w:rsid w:val="00B4475B"/>
    <w:rsid w:val="00B57932"/>
    <w:rsid w:val="00B611B7"/>
    <w:rsid w:val="00B7318D"/>
    <w:rsid w:val="00B7632F"/>
    <w:rsid w:val="00B82496"/>
    <w:rsid w:val="00B8323E"/>
    <w:rsid w:val="00B90481"/>
    <w:rsid w:val="00BB50C5"/>
    <w:rsid w:val="00BC39DA"/>
    <w:rsid w:val="00BE29C7"/>
    <w:rsid w:val="00BE6C09"/>
    <w:rsid w:val="00C11105"/>
    <w:rsid w:val="00C1324B"/>
    <w:rsid w:val="00C17F85"/>
    <w:rsid w:val="00C24BA2"/>
    <w:rsid w:val="00C34A2C"/>
    <w:rsid w:val="00C34D30"/>
    <w:rsid w:val="00C43822"/>
    <w:rsid w:val="00C452BE"/>
    <w:rsid w:val="00C86BED"/>
    <w:rsid w:val="00C8710B"/>
    <w:rsid w:val="00C9140C"/>
    <w:rsid w:val="00C9368B"/>
    <w:rsid w:val="00CA2EF8"/>
    <w:rsid w:val="00CA7A6C"/>
    <w:rsid w:val="00CB40CA"/>
    <w:rsid w:val="00CB4C5A"/>
    <w:rsid w:val="00CB541E"/>
    <w:rsid w:val="00CD5B54"/>
    <w:rsid w:val="00CF64C6"/>
    <w:rsid w:val="00D0172C"/>
    <w:rsid w:val="00D01DC2"/>
    <w:rsid w:val="00D254CA"/>
    <w:rsid w:val="00D341C2"/>
    <w:rsid w:val="00D479D9"/>
    <w:rsid w:val="00D5128C"/>
    <w:rsid w:val="00D5774B"/>
    <w:rsid w:val="00D679E8"/>
    <w:rsid w:val="00D712D6"/>
    <w:rsid w:val="00D84B7D"/>
    <w:rsid w:val="00D940ED"/>
    <w:rsid w:val="00D945AE"/>
    <w:rsid w:val="00D95E20"/>
    <w:rsid w:val="00DC7AB9"/>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79F"/>
    <w:rsid w:val="00E81E1B"/>
    <w:rsid w:val="00E95DD2"/>
    <w:rsid w:val="00EA2E9E"/>
    <w:rsid w:val="00EA4CCA"/>
    <w:rsid w:val="00EB173D"/>
    <w:rsid w:val="00EB34DB"/>
    <w:rsid w:val="00EB483B"/>
    <w:rsid w:val="00EB5ED1"/>
    <w:rsid w:val="00ED0295"/>
    <w:rsid w:val="00ED1508"/>
    <w:rsid w:val="00EE12D6"/>
    <w:rsid w:val="00EF5ED4"/>
    <w:rsid w:val="00F06924"/>
    <w:rsid w:val="00F144DB"/>
    <w:rsid w:val="00F359AB"/>
    <w:rsid w:val="00F362E0"/>
    <w:rsid w:val="00F40B28"/>
    <w:rsid w:val="00F613F6"/>
    <w:rsid w:val="00F6541F"/>
    <w:rsid w:val="00F85D32"/>
    <w:rsid w:val="00F91C72"/>
    <w:rsid w:val="00F94865"/>
    <w:rsid w:val="00F9660A"/>
    <w:rsid w:val="00FA7078"/>
    <w:rsid w:val="00FB7627"/>
    <w:rsid w:val="00FD7BAA"/>
    <w:rsid w:val="00FE5527"/>
    <w:rsid w:val="00FE5CA8"/>
    <w:rsid w:val="00FF7387"/>
    <w:rsid w:val="01ED0A67"/>
    <w:rsid w:val="035F4D7C"/>
    <w:rsid w:val="054662BE"/>
    <w:rsid w:val="06184D91"/>
    <w:rsid w:val="08892B71"/>
    <w:rsid w:val="08A234FA"/>
    <w:rsid w:val="14BC4DB9"/>
    <w:rsid w:val="16657906"/>
    <w:rsid w:val="19497E05"/>
    <w:rsid w:val="1FB45418"/>
    <w:rsid w:val="206A4A72"/>
    <w:rsid w:val="208F7BEC"/>
    <w:rsid w:val="24CA1903"/>
    <w:rsid w:val="26EF04F4"/>
    <w:rsid w:val="2E8C43AE"/>
    <w:rsid w:val="2EEE625B"/>
    <w:rsid w:val="30B9757F"/>
    <w:rsid w:val="319861AC"/>
    <w:rsid w:val="31D70E8D"/>
    <w:rsid w:val="32420A8C"/>
    <w:rsid w:val="34A265C2"/>
    <w:rsid w:val="35523F08"/>
    <w:rsid w:val="375D5925"/>
    <w:rsid w:val="39065CCC"/>
    <w:rsid w:val="39F16F8D"/>
    <w:rsid w:val="3A234BEF"/>
    <w:rsid w:val="3C2137D0"/>
    <w:rsid w:val="3EFF1372"/>
    <w:rsid w:val="46C54745"/>
    <w:rsid w:val="49526C50"/>
    <w:rsid w:val="4A6A233F"/>
    <w:rsid w:val="4B823C69"/>
    <w:rsid w:val="52C03FC9"/>
    <w:rsid w:val="563C7203"/>
    <w:rsid w:val="56400843"/>
    <w:rsid w:val="5A34798E"/>
    <w:rsid w:val="5FCE1064"/>
    <w:rsid w:val="61096F11"/>
    <w:rsid w:val="645829C0"/>
    <w:rsid w:val="65BB74A8"/>
    <w:rsid w:val="6C6775BE"/>
    <w:rsid w:val="6D1D6C3D"/>
    <w:rsid w:val="6FE57B02"/>
    <w:rsid w:val="73AE777B"/>
    <w:rsid w:val="74B5507F"/>
    <w:rsid w:val="74E610AE"/>
    <w:rsid w:val="74F81DA5"/>
    <w:rsid w:val="776C74B4"/>
    <w:rsid w:val="788411F8"/>
    <w:rsid w:val="789631FF"/>
    <w:rsid w:val="7BFB7EC5"/>
    <w:rsid w:val="7C0A5AF0"/>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7F4ECB"/>
  <w15:docId w15:val="{22EB06BD-CEF5-4607-97E5-284DE5618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eastAsiaTheme="minorEastAsia" w:cstheme="minorBidi"/>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8"/>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宋体" w:hAnsiTheme="majorHAnsi" w:cstheme="majorBidi"/>
      <w:b/>
      <w:bCs/>
      <w:sz w:val="24"/>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Balloon Text"/>
    <w:basedOn w:val="a0"/>
    <w:link w:val="af2"/>
    <w:uiPriority w:val="99"/>
    <w:unhideWhenUsed/>
    <w:qFormat/>
    <w:rPr>
      <w:sz w:val="18"/>
      <w:szCs w:val="18"/>
    </w:rPr>
  </w:style>
  <w:style w:type="paragraph" w:styleId="af3">
    <w:name w:val="footer"/>
    <w:basedOn w:val="a0"/>
    <w:link w:val="af4"/>
    <w:uiPriority w:val="99"/>
    <w:unhideWhenUsed/>
    <w:qFormat/>
    <w:pPr>
      <w:tabs>
        <w:tab w:val="center" w:pos="4153"/>
        <w:tab w:val="right" w:pos="8306"/>
      </w:tabs>
      <w:snapToGrid w:val="0"/>
      <w:jc w:val="left"/>
    </w:pPr>
    <w:rPr>
      <w:sz w:val="18"/>
      <w:szCs w:val="18"/>
    </w:rPr>
  </w:style>
  <w:style w:type="paragraph" w:styleId="af5">
    <w:name w:val="header"/>
    <w:basedOn w:val="a0"/>
    <w:link w:val="af6"/>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qFormat/>
    <w:pPr>
      <w:ind w:left="630"/>
      <w:jc w:val="left"/>
    </w:pPr>
    <w:rPr>
      <w:rFonts w:cstheme="minorHAnsi"/>
      <w:sz w:val="20"/>
      <w:szCs w:val="20"/>
    </w:rPr>
  </w:style>
  <w:style w:type="paragraph" w:styleId="af7">
    <w:name w:val="Subtitle"/>
    <w:basedOn w:val="a0"/>
    <w:next w:val="a0"/>
    <w:link w:val="af8"/>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uiPriority w:val="99"/>
    <w:unhideWhenUsed/>
    <w:qFormat/>
    <w:rPr>
      <w:rFonts w:ascii="Times New Roman" w:eastAsia="宋体" w:hAnsi="Times New Roman" w:cs="Times New Roman"/>
      <w:b/>
      <w:bCs/>
    </w:rPr>
  </w:style>
  <w:style w:type="table" w:styleId="afe">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hAnsi="Calibr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hAnsi="Calibri"/>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hAnsi="Cambria"/>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hAnsi="Calibr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hAnsi="Calibr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uiPriority w:val="22"/>
    <w:qFormat/>
    <w:rPr>
      <w:b/>
      <w:bCs/>
    </w:rPr>
  </w:style>
  <w:style w:type="character" w:styleId="aff0">
    <w:name w:val="page number"/>
    <w:basedOn w:val="a2"/>
    <w:uiPriority w:val="99"/>
    <w:unhideWhenUsed/>
    <w:qFormat/>
  </w:style>
  <w:style w:type="character" w:styleId="aff1">
    <w:name w:val="FollowedHyperlink"/>
    <w:qFormat/>
    <w:rPr>
      <w:color w:val="800080"/>
      <w:u w:val="single"/>
    </w:rPr>
  </w:style>
  <w:style w:type="character" w:styleId="aff2">
    <w:name w:val="Emphasis"/>
    <w:qFormat/>
    <w:rPr>
      <w:i/>
      <w:iCs/>
    </w:rPr>
  </w:style>
  <w:style w:type="character" w:styleId="aff3">
    <w:name w:val="Hyperlink"/>
    <w:uiPriority w:val="99"/>
    <w:qFormat/>
    <w:rPr>
      <w:color w:val="0000FF"/>
      <w:u w:val="single"/>
    </w:rPr>
  </w:style>
  <w:style w:type="character" w:styleId="aff4">
    <w:name w:val="annotation reference"/>
    <w:basedOn w:val="a2"/>
    <w:uiPriority w:val="99"/>
    <w:unhideWhenUsed/>
    <w:qFormat/>
    <w:rPr>
      <w:sz w:val="21"/>
      <w:szCs w:val="21"/>
    </w:rPr>
  </w:style>
  <w:style w:type="character" w:customStyle="1" w:styleId="af6">
    <w:name w:val="页眉 字符"/>
    <w:basedOn w:val="a2"/>
    <w:link w:val="af5"/>
    <w:qFormat/>
    <w:rPr>
      <w:sz w:val="18"/>
      <w:szCs w:val="18"/>
    </w:rPr>
  </w:style>
  <w:style w:type="character" w:customStyle="1" w:styleId="af4">
    <w:name w:val="页脚 字符"/>
    <w:basedOn w:val="a2"/>
    <w:link w:val="af3"/>
    <w:uiPriority w:val="99"/>
    <w:qFormat/>
    <w:rPr>
      <w:sz w:val="18"/>
      <w:szCs w:val="18"/>
    </w:rPr>
  </w:style>
  <w:style w:type="character" w:customStyle="1" w:styleId="af2">
    <w:name w:val="批注框文本 字符"/>
    <w:basedOn w:val="a2"/>
    <w:link w:val="af1"/>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eastAsiaTheme="minorEastAsia" w:hAnsi="Times New Roman"/>
      <w:b/>
      <w:bCs/>
      <w:sz w:val="28"/>
      <w:szCs w:val="32"/>
    </w:rPr>
  </w:style>
  <w:style w:type="character" w:customStyle="1" w:styleId="40">
    <w:name w:val="标题 4 字符"/>
    <w:basedOn w:val="a2"/>
    <w:link w:val="4"/>
    <w:uiPriority w:val="9"/>
    <w:qFormat/>
    <w:rPr>
      <w:rFonts w:asciiTheme="majorHAnsi" w:eastAsia="宋体" w:hAnsiTheme="majorHAnsi" w:cstheme="majorBidi"/>
      <w:b/>
      <w:bCs/>
      <w:sz w:val="24"/>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b">
    <w:name w:val="标题 字符"/>
    <w:link w:val="afa"/>
    <w:uiPriority w:val="10"/>
    <w:qFormat/>
    <w:rPr>
      <w:rFonts w:ascii="Cambria" w:hAnsi="Cambria"/>
      <w:b/>
      <w:bCs/>
      <w:sz w:val="32"/>
      <w:szCs w:val="32"/>
    </w:rPr>
  </w:style>
  <w:style w:type="character" w:customStyle="1" w:styleId="af8">
    <w:name w:val="副标题 字符"/>
    <w:link w:val="af7"/>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qFormat/>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a">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qFormat/>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paragraph" w:styleId="afff0">
    <w:name w:val="List Paragraph"/>
    <w:basedOn w:val="a0"/>
    <w:uiPriority w:val="99"/>
    <w:unhideWhenUsed/>
    <w:qFormat/>
    <w:pPr>
      <w:ind w:firstLineChars="200" w:firstLine="420"/>
    </w:pPr>
  </w:style>
  <w:style w:type="paragraph" w:styleId="afff1">
    <w:name w:val="Revision"/>
    <w:hidden/>
    <w:uiPriority w:val="99"/>
    <w:unhideWhenUsed/>
    <w:rsid w:val="009A7C18"/>
    <w:rPr>
      <w:rFonts w:eastAsiaTheme="minorEastAsia" w:cstheme="min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image" Target="media/image9.sv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4.png"/><Relationship Id="rId29" Type="http://schemas.openxmlformats.org/officeDocument/2006/relationships/image" Target="media/image13.sv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8.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7.svg"/><Relationship Id="rId28" Type="http://schemas.openxmlformats.org/officeDocument/2006/relationships/image" Target="media/image12.svg"/><Relationship Id="rId10" Type="http://schemas.openxmlformats.org/officeDocument/2006/relationships/comments" Target="comments.xml"/><Relationship Id="rId19" Type="http://schemas.microsoft.com/office/2018/08/relationships/commentsExtensible" Target="commentsExtensible.xm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1.svg"/><Relationship Id="rId30" Type="http://schemas.openxmlformats.org/officeDocument/2006/relationships/image" Target="media/image14.sv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55</Pages>
  <Words>26583</Words>
  <Characters>27648</Characters>
  <Application>Microsoft Office Word</Application>
  <DocSecurity>0</DocSecurity>
  <Lines>1063</Lines>
  <Paragraphs>704</Paragraphs>
  <ScaleCrop>false</ScaleCrop>
  <Company>示范性软件学院联盟</Company>
  <LinksUpToDate>false</LinksUpToDate>
  <CharactersWithSpaces>53527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示范性软件学院联盟</dc:creator>
  <dc:description>第十四届全国大学生软件创新大赛</dc:description>
  <cp:lastModifiedBy>xingyao liu</cp:lastModifiedBy>
  <cp:revision>2</cp:revision>
  <dcterms:created xsi:type="dcterms:W3CDTF">2026-01-21T08:15:00Z</dcterms:created>
  <dcterms:modified xsi:type="dcterms:W3CDTF">2026-01-21T08:15:00Z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986E5606118C418AA7B8EB8F7DAB74B6_13</vt:lpwstr>
  </property>
  <property fmtid="{D5CDD505-2E9C-101B-9397-08002B2CF9AE}" pid="4" name="KSOTemplateDocerSaveRecord">
    <vt:lpwstr>eyJoZGlkIjoiMDA3YWQ2YWM3NGIyNjQ3NjQ3MWNmMTA2OTBlNTkzZDEiLCJ1c2VySWQiOiIxNDk5NzMwNDU3In0=</vt:lpwstr>
  </property>
</Properties>
</file>